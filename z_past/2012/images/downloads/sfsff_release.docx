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AC2B1D" w14:textId="424045AA" w:rsidR="00BA18DD" w:rsidRPr="003615EB" w:rsidRDefault="00BA18DD" w:rsidP="00BA18DD">
      <w:pPr>
        <w:ind w:right="-630"/>
        <w:rPr>
          <w:rFonts w:ascii="Calibri" w:hAnsi="Calibri"/>
          <w:b/>
          <w:sz w:val="22"/>
          <w:szCs w:val="22"/>
        </w:rPr>
      </w:pPr>
    </w:p>
    <w:p w14:paraId="75CC53D8" w14:textId="77777777" w:rsidR="003615EB" w:rsidRPr="003615EB" w:rsidRDefault="003615EB" w:rsidP="00BA18DD">
      <w:pPr>
        <w:ind w:right="-630"/>
        <w:rPr>
          <w:rFonts w:ascii="Calibri" w:hAnsi="Calibri"/>
          <w:b/>
          <w:sz w:val="22"/>
          <w:szCs w:val="22"/>
        </w:rPr>
      </w:pPr>
    </w:p>
    <w:p w14:paraId="3AB97CAE" w14:textId="77777777" w:rsidR="003615EB" w:rsidRPr="003615EB" w:rsidRDefault="003615EB" w:rsidP="00BA18DD">
      <w:pPr>
        <w:ind w:right="-630"/>
        <w:rPr>
          <w:rFonts w:ascii="Calibri" w:hAnsi="Calibri"/>
          <w:b/>
          <w:sz w:val="22"/>
          <w:szCs w:val="22"/>
        </w:rPr>
      </w:pPr>
    </w:p>
    <w:p w14:paraId="78F0F8BF" w14:textId="77777777" w:rsidR="003615EB" w:rsidRPr="003615EB" w:rsidRDefault="003615EB" w:rsidP="00BA18DD">
      <w:pPr>
        <w:ind w:right="-630"/>
        <w:rPr>
          <w:rFonts w:ascii="Calibri" w:hAnsi="Calibri"/>
          <w:b/>
          <w:sz w:val="22"/>
          <w:szCs w:val="22"/>
        </w:rPr>
      </w:pPr>
    </w:p>
    <w:p w14:paraId="4F83B9E9" w14:textId="1A6290DE" w:rsidR="003615EB" w:rsidRPr="003615EB" w:rsidRDefault="003615EB" w:rsidP="00BA18DD">
      <w:pPr>
        <w:ind w:right="-630"/>
        <w:rPr>
          <w:rFonts w:ascii="Calibri" w:hAnsi="Calibri"/>
          <w:b/>
          <w:sz w:val="22"/>
          <w:szCs w:val="22"/>
        </w:rPr>
      </w:pPr>
      <w:r w:rsidRPr="003615EB">
        <w:rPr>
          <w:rFonts w:ascii="Calibri" w:hAnsi="Calibri"/>
          <w:noProof/>
          <w:sz w:val="22"/>
          <w:szCs w:val="22"/>
        </w:rPr>
        <w:drawing>
          <wp:inline distT="0" distB="0" distL="0" distR="0" wp14:anchorId="525C53F6" wp14:editId="29F4FD20">
            <wp:extent cx="5772150" cy="1385570"/>
            <wp:effectExtent l="0" t="0" r="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ff2011_logo.jpg"/>
                    <pic:cNvPicPr/>
                  </pic:nvPicPr>
                  <pic:blipFill>
                    <a:blip r:embed="rId6">
                      <a:extLst>
                        <a:ext uri="{28A0092B-C50C-407E-A947-70E740481C1C}">
                          <a14:useLocalDpi xmlns:a14="http://schemas.microsoft.com/office/drawing/2010/main" val="0"/>
                        </a:ext>
                      </a:extLst>
                    </a:blip>
                    <a:stretch>
                      <a:fillRect/>
                    </a:stretch>
                  </pic:blipFill>
                  <pic:spPr>
                    <a:xfrm>
                      <a:off x="0" y="0"/>
                      <a:ext cx="5772150" cy="1385570"/>
                    </a:xfrm>
                    <a:prstGeom prst="rect">
                      <a:avLst/>
                    </a:prstGeom>
                  </pic:spPr>
                </pic:pic>
              </a:graphicData>
            </a:graphic>
          </wp:inline>
        </w:drawing>
      </w:r>
    </w:p>
    <w:p w14:paraId="0B8009AC" w14:textId="77777777" w:rsidR="003615EB" w:rsidRPr="003615EB" w:rsidRDefault="003615EB" w:rsidP="00BA18DD">
      <w:pPr>
        <w:ind w:right="-630"/>
        <w:rPr>
          <w:rFonts w:ascii="Calibri" w:hAnsi="Calibri"/>
          <w:b/>
          <w:sz w:val="22"/>
          <w:szCs w:val="22"/>
        </w:rPr>
      </w:pPr>
    </w:p>
    <w:p w14:paraId="1B8D40B3" w14:textId="570C9FFD" w:rsidR="00BA18DD" w:rsidRPr="003615EB" w:rsidRDefault="00BA18DD" w:rsidP="00BA18DD">
      <w:pPr>
        <w:ind w:right="-630"/>
        <w:rPr>
          <w:rFonts w:ascii="Calibri" w:hAnsi="Calibri"/>
          <w:b/>
          <w:sz w:val="22"/>
          <w:szCs w:val="22"/>
        </w:rPr>
      </w:pPr>
      <w:r w:rsidRPr="003615EB">
        <w:rPr>
          <w:rFonts w:ascii="Calibri" w:hAnsi="Calibri"/>
          <w:b/>
          <w:sz w:val="22"/>
          <w:szCs w:val="22"/>
        </w:rPr>
        <w:t>FOR IMMEDIATE RELEASE</w:t>
      </w:r>
      <w:r w:rsidRPr="003615EB">
        <w:rPr>
          <w:rFonts w:ascii="Calibri" w:hAnsi="Calibri"/>
          <w:b/>
          <w:sz w:val="22"/>
          <w:szCs w:val="22"/>
        </w:rPr>
        <w:tab/>
      </w:r>
      <w:r w:rsidRPr="003615EB">
        <w:rPr>
          <w:rFonts w:ascii="Calibri" w:hAnsi="Calibri"/>
          <w:b/>
          <w:sz w:val="22"/>
          <w:szCs w:val="22"/>
        </w:rPr>
        <w:tab/>
      </w:r>
      <w:r w:rsidRPr="003615EB">
        <w:rPr>
          <w:rFonts w:ascii="Calibri" w:hAnsi="Calibri"/>
          <w:b/>
          <w:sz w:val="22"/>
          <w:szCs w:val="22"/>
        </w:rPr>
        <w:tab/>
      </w:r>
    </w:p>
    <w:p w14:paraId="14F7E17B" w14:textId="77777777" w:rsidR="00BA18DD" w:rsidRPr="003615EB" w:rsidRDefault="00BA18DD" w:rsidP="00BA18DD">
      <w:pPr>
        <w:ind w:right="-630"/>
        <w:rPr>
          <w:rFonts w:ascii="Calibri" w:hAnsi="Calibri"/>
          <w:sz w:val="22"/>
          <w:szCs w:val="22"/>
        </w:rPr>
      </w:pPr>
      <w:r w:rsidRPr="003615EB">
        <w:rPr>
          <w:rFonts w:ascii="Calibri" w:hAnsi="Calibri"/>
          <w:b/>
          <w:sz w:val="22"/>
          <w:szCs w:val="22"/>
        </w:rPr>
        <w:t xml:space="preserve">Contacts:  </w:t>
      </w:r>
      <w:r w:rsidRPr="003615EB">
        <w:rPr>
          <w:rFonts w:ascii="Calibri" w:hAnsi="Calibri"/>
          <w:b/>
          <w:sz w:val="22"/>
          <w:szCs w:val="22"/>
        </w:rPr>
        <w:tab/>
      </w:r>
      <w:r w:rsidRPr="003615EB">
        <w:rPr>
          <w:rFonts w:ascii="Calibri" w:hAnsi="Calibri"/>
          <w:sz w:val="22"/>
          <w:szCs w:val="22"/>
        </w:rPr>
        <w:t>Caleb Zigas</w:t>
      </w:r>
    </w:p>
    <w:p w14:paraId="0491E5FB" w14:textId="0E1EF22C" w:rsidR="00BA18DD" w:rsidRPr="003615EB" w:rsidRDefault="00BA18DD" w:rsidP="00BA18DD">
      <w:pPr>
        <w:ind w:right="-630" w:firstLine="720"/>
        <w:rPr>
          <w:rFonts w:ascii="Calibri" w:hAnsi="Calibri"/>
          <w:sz w:val="22"/>
          <w:szCs w:val="22"/>
        </w:rPr>
      </w:pPr>
      <w:r w:rsidRPr="003615EB">
        <w:rPr>
          <w:rFonts w:ascii="Calibri" w:hAnsi="Calibri"/>
          <w:sz w:val="22"/>
          <w:szCs w:val="22"/>
        </w:rPr>
        <w:t xml:space="preserve">      </w:t>
      </w:r>
      <w:r w:rsidRPr="003615EB">
        <w:rPr>
          <w:rFonts w:ascii="Calibri" w:hAnsi="Calibri"/>
          <w:sz w:val="22"/>
          <w:szCs w:val="22"/>
        </w:rPr>
        <w:tab/>
        <w:t>415-824-2729</w:t>
      </w:r>
      <w:r w:rsidR="00F97FC0" w:rsidRPr="003615EB">
        <w:rPr>
          <w:rFonts w:ascii="Calibri" w:hAnsi="Calibri"/>
          <w:sz w:val="22"/>
          <w:szCs w:val="22"/>
        </w:rPr>
        <w:t xml:space="preserve"> x. 304</w:t>
      </w:r>
    </w:p>
    <w:p w14:paraId="6C308DCC" w14:textId="0807803C" w:rsidR="00BA18DD" w:rsidRPr="003615EB" w:rsidRDefault="00BA18DD" w:rsidP="00BA18DD">
      <w:pPr>
        <w:ind w:right="-630" w:firstLine="720"/>
        <w:rPr>
          <w:rFonts w:ascii="Calibri" w:hAnsi="Calibri"/>
          <w:sz w:val="22"/>
          <w:szCs w:val="22"/>
        </w:rPr>
      </w:pPr>
      <w:r w:rsidRPr="003615EB">
        <w:rPr>
          <w:rFonts w:ascii="Calibri" w:hAnsi="Calibri"/>
          <w:sz w:val="22"/>
          <w:szCs w:val="22"/>
        </w:rPr>
        <w:t xml:space="preserve">      </w:t>
      </w:r>
      <w:r w:rsidRPr="003615EB">
        <w:rPr>
          <w:rFonts w:ascii="Calibri" w:hAnsi="Calibri"/>
          <w:sz w:val="22"/>
          <w:szCs w:val="22"/>
        </w:rPr>
        <w:tab/>
      </w:r>
      <w:hyperlink r:id="rId7" w:history="1"/>
      <w:hyperlink r:id="rId8" w:history="1">
        <w:r w:rsidRPr="003615EB">
          <w:rPr>
            <w:rStyle w:val="Hyperlink"/>
            <w:rFonts w:ascii="Calibri" w:hAnsi="Calibri"/>
            <w:color w:val="auto"/>
            <w:sz w:val="22"/>
            <w:szCs w:val="22"/>
            <w:u w:val="none"/>
          </w:rPr>
          <w:t>caleb@lacocinasf.org</w:t>
        </w:r>
      </w:hyperlink>
    </w:p>
    <w:p w14:paraId="1DBCAD1E" w14:textId="77777777" w:rsidR="00BA18DD" w:rsidRPr="003615EB" w:rsidRDefault="00BA18DD" w:rsidP="00BA18DD">
      <w:pPr>
        <w:ind w:right="-630"/>
        <w:rPr>
          <w:rFonts w:ascii="Calibri" w:hAnsi="Calibri"/>
          <w:b/>
          <w:sz w:val="22"/>
          <w:szCs w:val="22"/>
        </w:rPr>
      </w:pPr>
    </w:p>
    <w:p w14:paraId="6A4A21DA" w14:textId="00F51272" w:rsidR="00BA18DD" w:rsidRPr="003615EB" w:rsidRDefault="00F97FC0" w:rsidP="00BA18DD">
      <w:pPr>
        <w:ind w:right="-630"/>
        <w:jc w:val="center"/>
        <w:rPr>
          <w:rFonts w:ascii="Calibri" w:hAnsi="Calibri"/>
          <w:b/>
          <w:sz w:val="22"/>
          <w:szCs w:val="22"/>
        </w:rPr>
      </w:pPr>
      <w:r w:rsidRPr="003615EB">
        <w:rPr>
          <w:rFonts w:ascii="Calibri" w:hAnsi="Calibri"/>
          <w:b/>
          <w:sz w:val="22"/>
          <w:szCs w:val="22"/>
        </w:rPr>
        <w:t xml:space="preserve">La </w:t>
      </w:r>
      <w:proofErr w:type="spellStart"/>
      <w:r w:rsidRPr="003615EB">
        <w:rPr>
          <w:rFonts w:ascii="Calibri" w:hAnsi="Calibri"/>
          <w:b/>
          <w:sz w:val="22"/>
          <w:szCs w:val="22"/>
        </w:rPr>
        <w:t>Cocina’s</w:t>
      </w:r>
      <w:proofErr w:type="spellEnd"/>
      <w:ins w:id="0" w:author="Caleb Zigas" w:date="2011-06-13T16:04:00Z">
        <w:r w:rsidR="002C119A" w:rsidRPr="003615EB">
          <w:rPr>
            <w:rFonts w:ascii="Calibri" w:hAnsi="Calibri"/>
            <w:b/>
            <w:sz w:val="22"/>
            <w:szCs w:val="22"/>
          </w:rPr>
          <w:t xml:space="preserve"> </w:t>
        </w:r>
      </w:ins>
      <w:r w:rsidR="002C119A" w:rsidRPr="003615EB">
        <w:rPr>
          <w:rFonts w:ascii="Calibri" w:hAnsi="Calibri"/>
          <w:b/>
          <w:sz w:val="22"/>
          <w:szCs w:val="22"/>
        </w:rPr>
        <w:t>Hosts</w:t>
      </w:r>
      <w:r w:rsidRPr="003615EB">
        <w:rPr>
          <w:rFonts w:ascii="Calibri" w:hAnsi="Calibri"/>
          <w:b/>
          <w:sz w:val="22"/>
          <w:szCs w:val="22"/>
        </w:rPr>
        <w:t xml:space="preserve"> 2011 </w:t>
      </w:r>
      <w:r w:rsidR="00BA18DD" w:rsidRPr="003615EB">
        <w:rPr>
          <w:rFonts w:ascii="Calibri" w:hAnsi="Calibri"/>
          <w:b/>
          <w:sz w:val="22"/>
          <w:szCs w:val="22"/>
        </w:rPr>
        <w:t>SAN FRANCISCO STREET FOOD FESTIVAL</w:t>
      </w:r>
      <w:r w:rsidR="00206C77" w:rsidRPr="003615EB">
        <w:rPr>
          <w:rFonts w:ascii="Calibri" w:hAnsi="Calibri"/>
          <w:b/>
          <w:sz w:val="22"/>
          <w:szCs w:val="22"/>
        </w:rPr>
        <w:t xml:space="preserve"> </w:t>
      </w:r>
    </w:p>
    <w:p w14:paraId="39018CC0" w14:textId="77777777" w:rsidR="00BA18DD" w:rsidRPr="003615EB" w:rsidRDefault="00BA18DD" w:rsidP="00BA18DD">
      <w:pPr>
        <w:ind w:right="-630"/>
        <w:jc w:val="center"/>
        <w:rPr>
          <w:rFonts w:ascii="Calibri" w:hAnsi="Calibri"/>
          <w:b/>
          <w:sz w:val="22"/>
          <w:szCs w:val="22"/>
        </w:rPr>
      </w:pPr>
      <w:r w:rsidRPr="003615EB">
        <w:rPr>
          <w:rFonts w:ascii="Calibri" w:hAnsi="Calibri"/>
          <w:b/>
          <w:sz w:val="22"/>
          <w:szCs w:val="22"/>
        </w:rPr>
        <w:t>“All the best food in the Bay Area on one street”</w:t>
      </w:r>
    </w:p>
    <w:p w14:paraId="0010714F" w14:textId="51D12502" w:rsidR="00BA18DD" w:rsidRPr="003615EB" w:rsidRDefault="00F97FC0" w:rsidP="000C22CA">
      <w:pPr>
        <w:ind w:right="-630"/>
        <w:jc w:val="center"/>
        <w:rPr>
          <w:rFonts w:ascii="Calibri" w:hAnsi="Calibri"/>
          <w:b/>
          <w:i/>
          <w:sz w:val="22"/>
          <w:szCs w:val="22"/>
        </w:rPr>
      </w:pPr>
      <w:r w:rsidRPr="003615EB">
        <w:rPr>
          <w:rFonts w:ascii="Calibri" w:hAnsi="Calibri"/>
          <w:b/>
          <w:i/>
          <w:sz w:val="22"/>
          <w:szCs w:val="22"/>
        </w:rPr>
        <w:t xml:space="preserve">Micro, Local and National Chefs Combine for Annual </w:t>
      </w:r>
      <w:r w:rsidR="00BA18DD" w:rsidRPr="003615EB">
        <w:rPr>
          <w:rFonts w:ascii="Calibri" w:hAnsi="Calibri"/>
          <w:b/>
          <w:i/>
          <w:sz w:val="22"/>
          <w:szCs w:val="22"/>
        </w:rPr>
        <w:t>Event Benefit</w:t>
      </w:r>
      <w:r w:rsidRPr="003615EB">
        <w:rPr>
          <w:rFonts w:ascii="Calibri" w:hAnsi="Calibri"/>
          <w:b/>
          <w:i/>
          <w:sz w:val="22"/>
          <w:szCs w:val="22"/>
        </w:rPr>
        <w:t>ing</w:t>
      </w:r>
      <w:r w:rsidR="00BA18DD" w:rsidRPr="003615EB">
        <w:rPr>
          <w:rFonts w:ascii="Calibri" w:hAnsi="Calibri"/>
          <w:b/>
          <w:i/>
          <w:sz w:val="22"/>
          <w:szCs w:val="22"/>
        </w:rPr>
        <w:t xml:space="preserve"> Non-Profit La Cocina</w:t>
      </w:r>
      <w:r w:rsidR="000C22CA" w:rsidRPr="003615EB">
        <w:rPr>
          <w:rFonts w:ascii="Calibri" w:hAnsi="Calibri"/>
          <w:b/>
          <w:i/>
          <w:sz w:val="22"/>
          <w:szCs w:val="22"/>
        </w:rPr>
        <w:t xml:space="preserve"> </w:t>
      </w:r>
    </w:p>
    <w:p w14:paraId="11D79AC6" w14:textId="77777777" w:rsidR="00BA18DD" w:rsidRPr="003615EB" w:rsidRDefault="00BA18DD" w:rsidP="00BA18DD">
      <w:pPr>
        <w:ind w:right="-630"/>
        <w:rPr>
          <w:rFonts w:ascii="Calibri" w:hAnsi="Calibri"/>
          <w:sz w:val="22"/>
          <w:szCs w:val="22"/>
        </w:rPr>
      </w:pPr>
    </w:p>
    <w:p w14:paraId="175964D1" w14:textId="7A5535D4" w:rsidR="00BA18DD" w:rsidRPr="003615EB" w:rsidRDefault="00122B64" w:rsidP="00BA18DD">
      <w:pPr>
        <w:spacing w:line="276" w:lineRule="auto"/>
        <w:ind w:right="-630"/>
        <w:rPr>
          <w:rFonts w:ascii="Calibri" w:hAnsi="Calibri"/>
          <w:sz w:val="22"/>
          <w:szCs w:val="22"/>
        </w:rPr>
      </w:pPr>
      <w:r>
        <w:rPr>
          <w:rFonts w:ascii="Calibri" w:hAnsi="Calibri"/>
          <w:sz w:val="22"/>
          <w:szCs w:val="22"/>
        </w:rPr>
        <w:t>(SAN FRANCISCO, Calif. —June 16</w:t>
      </w:r>
      <w:r w:rsidR="00BA18DD" w:rsidRPr="003615EB">
        <w:rPr>
          <w:rFonts w:ascii="Calibri" w:hAnsi="Calibri"/>
          <w:sz w:val="22"/>
          <w:szCs w:val="22"/>
        </w:rPr>
        <w:t>, 2011)</w:t>
      </w:r>
      <w:r w:rsidR="00206C77" w:rsidRPr="003615EB">
        <w:rPr>
          <w:rFonts w:ascii="Calibri" w:hAnsi="Calibri"/>
          <w:sz w:val="22"/>
          <w:szCs w:val="22"/>
        </w:rPr>
        <w:t xml:space="preserve"> </w:t>
      </w:r>
      <w:r w:rsidR="00F97FC0" w:rsidRPr="003615EB">
        <w:rPr>
          <w:rFonts w:ascii="Calibri" w:hAnsi="Calibri"/>
          <w:sz w:val="22"/>
          <w:szCs w:val="22"/>
        </w:rPr>
        <w:t xml:space="preserve">San Francisco is easily the best food city in the country, and this year La </w:t>
      </w:r>
      <w:proofErr w:type="spellStart"/>
      <w:r w:rsidR="00F97FC0" w:rsidRPr="003615EB">
        <w:rPr>
          <w:rFonts w:ascii="Calibri" w:hAnsi="Calibri"/>
          <w:sz w:val="22"/>
          <w:szCs w:val="22"/>
        </w:rPr>
        <w:t>Cocina’s</w:t>
      </w:r>
      <w:proofErr w:type="spellEnd"/>
      <w:r w:rsidR="00F97FC0" w:rsidRPr="003615EB">
        <w:rPr>
          <w:rFonts w:ascii="Calibri" w:hAnsi="Calibri"/>
          <w:sz w:val="22"/>
          <w:szCs w:val="22"/>
        </w:rPr>
        <w:t xml:space="preserve"> 3rd </w:t>
      </w:r>
      <w:r w:rsidR="00BE535C" w:rsidRPr="003615EB">
        <w:rPr>
          <w:rFonts w:ascii="Calibri" w:hAnsi="Calibri"/>
          <w:sz w:val="22"/>
          <w:szCs w:val="22"/>
        </w:rPr>
        <w:t>San Francisco Street Food Festival</w:t>
      </w:r>
      <w:r w:rsidR="002C119A" w:rsidRPr="003615EB">
        <w:rPr>
          <w:rFonts w:ascii="Calibri" w:hAnsi="Calibri"/>
          <w:sz w:val="22"/>
          <w:szCs w:val="22"/>
        </w:rPr>
        <w:t>, presented by Mission Tortilla</w:t>
      </w:r>
      <w:r w:rsidR="00F97FC0" w:rsidRPr="003615EB">
        <w:rPr>
          <w:rFonts w:ascii="Calibri" w:hAnsi="Calibri"/>
          <w:sz w:val="22"/>
          <w:szCs w:val="22"/>
        </w:rPr>
        <w:t xml:space="preserve"> proves it with all of the best food in the Bay Area on one single block</w:t>
      </w:r>
      <w:r w:rsidR="00BE535C" w:rsidRPr="003615EB">
        <w:rPr>
          <w:rFonts w:ascii="Calibri" w:hAnsi="Calibri"/>
          <w:sz w:val="22"/>
          <w:szCs w:val="22"/>
        </w:rPr>
        <w:t xml:space="preserve">. </w:t>
      </w:r>
      <w:r w:rsidR="00BA18DD" w:rsidRPr="003615EB">
        <w:rPr>
          <w:rFonts w:ascii="Calibri" w:hAnsi="Calibri" w:cs="Calibri"/>
          <w:sz w:val="22"/>
          <w:szCs w:val="22"/>
        </w:rPr>
        <w:t>This year's festival feature</w:t>
      </w:r>
      <w:r w:rsidR="00F97FC0" w:rsidRPr="003615EB">
        <w:rPr>
          <w:rFonts w:ascii="Calibri" w:hAnsi="Calibri" w:cs="Calibri"/>
          <w:sz w:val="22"/>
          <w:szCs w:val="22"/>
        </w:rPr>
        <w:t xml:space="preserve">s over 30 micro-vendors from La </w:t>
      </w:r>
      <w:proofErr w:type="spellStart"/>
      <w:r w:rsidR="00F97FC0" w:rsidRPr="003615EB">
        <w:rPr>
          <w:rFonts w:ascii="Calibri" w:hAnsi="Calibri" w:cs="Calibri"/>
          <w:sz w:val="22"/>
          <w:szCs w:val="22"/>
        </w:rPr>
        <w:t>Cocina’s</w:t>
      </w:r>
      <w:proofErr w:type="spellEnd"/>
      <w:r w:rsidR="00F97FC0" w:rsidRPr="003615EB">
        <w:rPr>
          <w:rFonts w:ascii="Calibri" w:hAnsi="Calibri" w:cs="Calibri"/>
          <w:sz w:val="22"/>
          <w:szCs w:val="22"/>
        </w:rPr>
        <w:t xml:space="preserve"> nationally-recognized incubator program, 25 of the Bay’s best owner-operated restaurants, over 5 formerly informal entrepreneurs formalized for the day, over 10 of the best food trucks from the growing mobile movement locally and, as special guests, 6 mobile vendors hand-picked from cities across the country. </w:t>
      </w:r>
      <w:r w:rsidR="00BA18DD" w:rsidRPr="003615EB">
        <w:rPr>
          <w:rFonts w:ascii="Calibri" w:hAnsi="Calibri"/>
          <w:sz w:val="22"/>
          <w:szCs w:val="22"/>
        </w:rPr>
        <w:t xml:space="preserve">The festival, </w:t>
      </w:r>
      <w:r w:rsidR="00F97FC0" w:rsidRPr="003615EB">
        <w:rPr>
          <w:rFonts w:ascii="Calibri" w:hAnsi="Calibri"/>
          <w:sz w:val="22"/>
          <w:szCs w:val="22"/>
        </w:rPr>
        <w:t>organized</w:t>
      </w:r>
      <w:r w:rsidR="00BA18DD" w:rsidRPr="003615EB">
        <w:rPr>
          <w:rFonts w:ascii="Calibri" w:hAnsi="Calibri"/>
          <w:sz w:val="22"/>
          <w:szCs w:val="22"/>
        </w:rPr>
        <w:t xml:space="preserve"> </w:t>
      </w:r>
      <w:r w:rsidR="002C119A" w:rsidRPr="003615EB">
        <w:rPr>
          <w:rFonts w:ascii="Calibri" w:hAnsi="Calibri"/>
          <w:sz w:val="22"/>
          <w:szCs w:val="22"/>
        </w:rPr>
        <w:t xml:space="preserve">by </w:t>
      </w:r>
      <w:r w:rsidR="00BA18DD" w:rsidRPr="003615EB">
        <w:rPr>
          <w:rFonts w:ascii="Calibri" w:hAnsi="Calibri"/>
          <w:sz w:val="22"/>
          <w:szCs w:val="22"/>
        </w:rPr>
        <w:t>La Cocina</w:t>
      </w:r>
      <w:r w:rsidR="00F97FC0" w:rsidRPr="003615EB">
        <w:rPr>
          <w:rFonts w:ascii="Calibri" w:hAnsi="Calibri"/>
          <w:sz w:val="22"/>
          <w:szCs w:val="22"/>
        </w:rPr>
        <w:t xml:space="preserve"> and functioning as a fundraiser for them as well</w:t>
      </w:r>
      <w:r w:rsidR="00BA18DD" w:rsidRPr="003615EB">
        <w:rPr>
          <w:rFonts w:ascii="Calibri" w:hAnsi="Calibri"/>
          <w:sz w:val="22"/>
          <w:szCs w:val="22"/>
        </w:rPr>
        <w:t>, will be held August 20 from 11 a.m. until 7 p.m. in the Mission District on Folsom St. from 22</w:t>
      </w:r>
      <w:r w:rsidR="00F97FC0" w:rsidRPr="003615EB">
        <w:rPr>
          <w:rFonts w:ascii="Calibri" w:hAnsi="Calibri"/>
          <w:sz w:val="22"/>
          <w:szCs w:val="22"/>
          <w:vertAlign w:val="superscript"/>
        </w:rPr>
        <w:t>nd</w:t>
      </w:r>
      <w:r w:rsidR="00BA18DD" w:rsidRPr="003615EB">
        <w:rPr>
          <w:rFonts w:ascii="Calibri" w:hAnsi="Calibri"/>
          <w:sz w:val="22"/>
          <w:szCs w:val="22"/>
        </w:rPr>
        <w:t xml:space="preserve"> to 26</w:t>
      </w:r>
      <w:r w:rsidR="00BA18DD" w:rsidRPr="003615EB">
        <w:rPr>
          <w:rFonts w:ascii="Calibri" w:hAnsi="Calibri"/>
          <w:sz w:val="22"/>
          <w:szCs w:val="22"/>
          <w:vertAlign w:val="superscript"/>
        </w:rPr>
        <w:t xml:space="preserve">th </w:t>
      </w:r>
      <w:r w:rsidR="00BA18DD" w:rsidRPr="003615EB">
        <w:rPr>
          <w:rFonts w:ascii="Calibri" w:hAnsi="Calibri"/>
          <w:sz w:val="22"/>
          <w:szCs w:val="22"/>
        </w:rPr>
        <w:t xml:space="preserve">Streets, </w:t>
      </w:r>
      <w:r w:rsidR="00F97FC0" w:rsidRPr="003615EB">
        <w:rPr>
          <w:rFonts w:ascii="Calibri" w:hAnsi="Calibri"/>
          <w:sz w:val="22"/>
          <w:szCs w:val="22"/>
        </w:rPr>
        <w:t>and</w:t>
      </w:r>
      <w:r w:rsidR="00BA18DD" w:rsidRPr="003615EB">
        <w:rPr>
          <w:rFonts w:ascii="Calibri" w:hAnsi="Calibri"/>
          <w:sz w:val="22"/>
          <w:szCs w:val="22"/>
        </w:rPr>
        <w:t xml:space="preserve"> 23</w:t>
      </w:r>
      <w:r w:rsidR="00F97FC0" w:rsidRPr="003615EB">
        <w:rPr>
          <w:rFonts w:ascii="Calibri" w:hAnsi="Calibri"/>
          <w:sz w:val="22"/>
          <w:szCs w:val="22"/>
          <w:vertAlign w:val="superscript"/>
        </w:rPr>
        <w:t>rd</w:t>
      </w:r>
      <w:r w:rsidR="00F97FC0" w:rsidRPr="003615EB">
        <w:rPr>
          <w:rFonts w:ascii="Calibri" w:hAnsi="Calibri"/>
          <w:sz w:val="22"/>
          <w:szCs w:val="22"/>
        </w:rPr>
        <w:t xml:space="preserve">, </w:t>
      </w:r>
      <w:proofErr w:type="gramStart"/>
      <w:r w:rsidR="00F97FC0" w:rsidRPr="003615EB">
        <w:rPr>
          <w:rFonts w:ascii="Calibri" w:hAnsi="Calibri"/>
          <w:sz w:val="22"/>
          <w:szCs w:val="22"/>
        </w:rPr>
        <w:t>24</w:t>
      </w:r>
      <w:r w:rsidR="00F97FC0" w:rsidRPr="003615EB">
        <w:rPr>
          <w:rFonts w:ascii="Calibri" w:hAnsi="Calibri"/>
          <w:sz w:val="22"/>
          <w:szCs w:val="22"/>
          <w:vertAlign w:val="superscript"/>
        </w:rPr>
        <w:t>th</w:t>
      </w:r>
      <w:r w:rsidR="00F97FC0" w:rsidRPr="003615EB">
        <w:rPr>
          <w:rFonts w:ascii="Calibri" w:hAnsi="Calibri"/>
          <w:sz w:val="22"/>
          <w:szCs w:val="22"/>
        </w:rPr>
        <w:t xml:space="preserve">  and</w:t>
      </w:r>
      <w:proofErr w:type="gramEnd"/>
      <w:r w:rsidR="00BA18DD" w:rsidRPr="003615EB">
        <w:rPr>
          <w:rFonts w:ascii="Calibri" w:hAnsi="Calibri"/>
          <w:sz w:val="22"/>
          <w:szCs w:val="22"/>
        </w:rPr>
        <w:t xml:space="preserve"> 25</w:t>
      </w:r>
      <w:r w:rsidR="00BA18DD" w:rsidRPr="003615EB">
        <w:rPr>
          <w:rFonts w:ascii="Calibri" w:hAnsi="Calibri"/>
          <w:sz w:val="22"/>
          <w:szCs w:val="22"/>
          <w:vertAlign w:val="superscript"/>
        </w:rPr>
        <w:t xml:space="preserve">th </w:t>
      </w:r>
      <w:r w:rsidR="00BA18DD" w:rsidRPr="003615EB">
        <w:rPr>
          <w:rFonts w:ascii="Calibri" w:hAnsi="Calibri"/>
          <w:sz w:val="22"/>
          <w:szCs w:val="22"/>
        </w:rPr>
        <w:t xml:space="preserve">Streets Street between </w:t>
      </w:r>
      <w:proofErr w:type="spellStart"/>
      <w:r w:rsidR="00BA18DD" w:rsidRPr="003615EB">
        <w:rPr>
          <w:rFonts w:ascii="Calibri" w:hAnsi="Calibri"/>
          <w:sz w:val="22"/>
          <w:szCs w:val="22"/>
        </w:rPr>
        <w:t>Shotwell</w:t>
      </w:r>
      <w:proofErr w:type="spellEnd"/>
      <w:r w:rsidR="00BA18DD" w:rsidRPr="003615EB">
        <w:rPr>
          <w:rFonts w:ascii="Calibri" w:hAnsi="Calibri"/>
          <w:sz w:val="22"/>
          <w:szCs w:val="22"/>
        </w:rPr>
        <w:t xml:space="preserve"> and Treat Streets</w:t>
      </w:r>
      <w:r w:rsidR="00F97FC0" w:rsidRPr="003615EB">
        <w:rPr>
          <w:rFonts w:ascii="Calibri" w:hAnsi="Calibri"/>
          <w:sz w:val="22"/>
          <w:szCs w:val="22"/>
        </w:rPr>
        <w:t xml:space="preserve"> closed for communal seating</w:t>
      </w:r>
      <w:r w:rsidR="00BA18DD" w:rsidRPr="003615EB">
        <w:rPr>
          <w:rFonts w:ascii="Calibri" w:hAnsi="Calibri"/>
          <w:sz w:val="22"/>
          <w:szCs w:val="22"/>
        </w:rPr>
        <w:t>.  Admission is free and open to the public</w:t>
      </w:r>
      <w:r w:rsidR="00F97FC0" w:rsidRPr="003615EB">
        <w:rPr>
          <w:rFonts w:ascii="Calibri" w:hAnsi="Calibri"/>
          <w:sz w:val="22"/>
          <w:szCs w:val="22"/>
        </w:rPr>
        <w:t xml:space="preserve"> with all food priced below $8 and half of the food for less than $3. </w:t>
      </w:r>
      <w:r w:rsidR="00BA18DD" w:rsidRPr="003615EB">
        <w:rPr>
          <w:rFonts w:ascii="Calibri" w:hAnsi="Calibri"/>
          <w:sz w:val="22"/>
          <w:szCs w:val="22"/>
        </w:rPr>
        <w:t xml:space="preserve"> </w:t>
      </w:r>
    </w:p>
    <w:p w14:paraId="5B7D609D" w14:textId="77777777" w:rsidR="00BE2C1F" w:rsidRPr="003615EB" w:rsidRDefault="00BE2C1F" w:rsidP="00BA18DD">
      <w:pPr>
        <w:spacing w:line="276" w:lineRule="auto"/>
        <w:ind w:right="-630"/>
        <w:rPr>
          <w:rFonts w:ascii="Calibri" w:hAnsi="Calibri"/>
          <w:sz w:val="22"/>
          <w:szCs w:val="22"/>
        </w:rPr>
      </w:pPr>
    </w:p>
    <w:p w14:paraId="77DF934D" w14:textId="77777777" w:rsidR="00BD2B9F" w:rsidRPr="003615EB" w:rsidRDefault="00BD2B9F" w:rsidP="00BD2B9F">
      <w:pPr>
        <w:ind w:right="-630"/>
        <w:jc w:val="both"/>
        <w:rPr>
          <w:rFonts w:ascii="Calibri" w:hAnsi="Calibri"/>
          <w:sz w:val="22"/>
          <w:szCs w:val="22"/>
        </w:rPr>
      </w:pPr>
      <w:r w:rsidRPr="003615EB">
        <w:rPr>
          <w:rFonts w:ascii="Calibri" w:hAnsi="Calibri"/>
          <w:sz w:val="22"/>
          <w:szCs w:val="22"/>
        </w:rPr>
        <w:t xml:space="preserve">La Cocina is a </w:t>
      </w:r>
      <w:proofErr w:type="gramStart"/>
      <w:r w:rsidRPr="003615EB">
        <w:rPr>
          <w:rFonts w:ascii="Calibri" w:hAnsi="Calibri"/>
          <w:sz w:val="22"/>
          <w:szCs w:val="22"/>
        </w:rPr>
        <w:t>ground-breaking</w:t>
      </w:r>
      <w:proofErr w:type="gramEnd"/>
      <w:r w:rsidRPr="003615EB">
        <w:rPr>
          <w:rFonts w:ascii="Calibri" w:hAnsi="Calibri"/>
          <w:sz w:val="22"/>
          <w:szCs w:val="22"/>
        </w:rPr>
        <w:t xml:space="preserve"> business incubator designed to reduce the obstacles that often prevent low-income food entrepreneurs from creating successful and sustainable small businesses. By providing affordable, shared, commercial kitchen space, an array of industry-specific technical assistance and services, and access to market opportunities, La Cocina works with entrepreneurs as they launch, grow, and formalize successful food businesses. The organization’s vision is that program participants become economically self-sufficient and contribute to a vibrant and diverse economy doing what they love to do. </w:t>
      </w:r>
    </w:p>
    <w:p w14:paraId="5722E1E3" w14:textId="77777777" w:rsidR="00BD2B9F" w:rsidRPr="003615EB" w:rsidRDefault="00BD2B9F" w:rsidP="00BD2B9F">
      <w:pPr>
        <w:ind w:right="-630"/>
        <w:jc w:val="both"/>
        <w:rPr>
          <w:rFonts w:ascii="Calibri" w:hAnsi="Calibri"/>
          <w:sz w:val="22"/>
          <w:szCs w:val="22"/>
        </w:rPr>
      </w:pPr>
    </w:p>
    <w:p w14:paraId="7040B779" w14:textId="77777777" w:rsidR="00BD2B9F" w:rsidRPr="003615EB" w:rsidRDefault="00BD2B9F" w:rsidP="00BD2B9F">
      <w:pPr>
        <w:ind w:right="-630"/>
        <w:jc w:val="both"/>
        <w:rPr>
          <w:rFonts w:ascii="Calibri" w:hAnsi="Calibri"/>
          <w:sz w:val="22"/>
          <w:szCs w:val="22"/>
        </w:rPr>
      </w:pPr>
      <w:r w:rsidRPr="003615EB">
        <w:rPr>
          <w:rFonts w:ascii="Calibri" w:hAnsi="Calibri"/>
          <w:sz w:val="22"/>
          <w:szCs w:val="22"/>
        </w:rPr>
        <w:t xml:space="preserve">“We fully believe that the tacos from Los Cilantros, </w:t>
      </w:r>
      <w:proofErr w:type="spellStart"/>
      <w:r w:rsidRPr="003615EB">
        <w:rPr>
          <w:rFonts w:ascii="Calibri" w:hAnsi="Calibri"/>
          <w:sz w:val="22"/>
          <w:szCs w:val="22"/>
        </w:rPr>
        <w:t>Azalina’s</w:t>
      </w:r>
      <w:proofErr w:type="spellEnd"/>
      <w:r w:rsidRPr="003615EB">
        <w:rPr>
          <w:rFonts w:ascii="Calibri" w:hAnsi="Calibri"/>
          <w:sz w:val="22"/>
          <w:szCs w:val="22"/>
        </w:rPr>
        <w:t xml:space="preserve"> curry or down-home Mexican food from El </w:t>
      </w:r>
      <w:proofErr w:type="spellStart"/>
      <w:r w:rsidRPr="003615EB">
        <w:rPr>
          <w:rFonts w:ascii="Calibri" w:hAnsi="Calibri"/>
          <w:sz w:val="22"/>
          <w:szCs w:val="22"/>
        </w:rPr>
        <w:t>Buen</w:t>
      </w:r>
      <w:proofErr w:type="spellEnd"/>
      <w:r w:rsidRPr="003615EB">
        <w:rPr>
          <w:rFonts w:ascii="Calibri" w:hAnsi="Calibri"/>
          <w:sz w:val="22"/>
          <w:szCs w:val="22"/>
        </w:rPr>
        <w:t xml:space="preserve"> Comer are as good or better than the foods made by this food town’s top chefs,” said Caleb Zigas, Executive Director of La Cocina. “The San Francisco Street Food Festival showcases our incredible entrepreneurs, empowering them to serve their dishes alongside some of the country’s best chefs. La Cocina is proud to support the incredible work of more than 30 of the most talented culinary professionals that San Francisco has to offer.”</w:t>
      </w:r>
    </w:p>
    <w:p w14:paraId="49CDD134" w14:textId="77777777" w:rsidR="00BD2B9F" w:rsidRPr="003615EB" w:rsidRDefault="00BD2B9F" w:rsidP="00BA18DD">
      <w:pPr>
        <w:spacing w:line="276" w:lineRule="auto"/>
        <w:ind w:right="-630"/>
        <w:rPr>
          <w:rFonts w:ascii="Calibri" w:hAnsi="Calibri"/>
          <w:sz w:val="22"/>
          <w:szCs w:val="22"/>
        </w:rPr>
      </w:pPr>
    </w:p>
    <w:p w14:paraId="369F85D9" w14:textId="77777777" w:rsidR="003615EB" w:rsidRPr="003615EB" w:rsidRDefault="00F97FC0" w:rsidP="000115FF">
      <w:pPr>
        <w:spacing w:line="276" w:lineRule="auto"/>
        <w:ind w:right="-630"/>
        <w:rPr>
          <w:rFonts w:ascii="Calibri" w:hAnsi="Calibri"/>
          <w:sz w:val="22"/>
          <w:szCs w:val="22"/>
        </w:rPr>
      </w:pPr>
      <w:r w:rsidRPr="003615EB">
        <w:rPr>
          <w:rFonts w:ascii="Calibri" w:hAnsi="Calibri"/>
          <w:sz w:val="22"/>
          <w:szCs w:val="22"/>
        </w:rPr>
        <w:t xml:space="preserve">San Francisco is an eater’s city, with the best of the best represented in everything from bacon-wrapped hot dogs cooked illegally on overturned sheet pans to Michelin starred and James Beard Award Winning Chefs. La </w:t>
      </w:r>
      <w:proofErr w:type="spellStart"/>
      <w:r w:rsidRPr="003615EB">
        <w:rPr>
          <w:rFonts w:ascii="Calibri" w:hAnsi="Calibri"/>
          <w:sz w:val="22"/>
          <w:szCs w:val="22"/>
        </w:rPr>
        <w:t>Coc</w:t>
      </w:r>
      <w:r w:rsidR="00CB37C0" w:rsidRPr="003615EB">
        <w:rPr>
          <w:rFonts w:ascii="Calibri" w:hAnsi="Calibri"/>
          <w:sz w:val="22"/>
          <w:szCs w:val="22"/>
        </w:rPr>
        <w:t>i</w:t>
      </w:r>
      <w:r w:rsidRPr="003615EB">
        <w:rPr>
          <w:rFonts w:ascii="Calibri" w:hAnsi="Calibri"/>
          <w:sz w:val="22"/>
          <w:szCs w:val="22"/>
        </w:rPr>
        <w:t>na’s</w:t>
      </w:r>
      <w:proofErr w:type="spellEnd"/>
      <w:r w:rsidRPr="003615EB">
        <w:rPr>
          <w:rFonts w:ascii="Calibri" w:hAnsi="Calibri"/>
          <w:sz w:val="22"/>
          <w:szCs w:val="22"/>
        </w:rPr>
        <w:t xml:space="preserve"> San Francisco Street Food Festival celebrates this diversity in all of its deliciousness with a special focus on the people behind the food and the combination of the city’s low, middle and high all into one accessible price point. </w:t>
      </w:r>
    </w:p>
    <w:p w14:paraId="1970B1E2" w14:textId="77777777" w:rsidR="003615EB" w:rsidRPr="003615EB" w:rsidRDefault="003615EB" w:rsidP="000115FF">
      <w:pPr>
        <w:spacing w:line="276" w:lineRule="auto"/>
        <w:ind w:right="-630"/>
        <w:rPr>
          <w:rFonts w:ascii="Calibri" w:hAnsi="Calibri"/>
          <w:sz w:val="22"/>
          <w:szCs w:val="22"/>
        </w:rPr>
      </w:pPr>
    </w:p>
    <w:p w14:paraId="1364F49C" w14:textId="77777777" w:rsidR="003615EB" w:rsidRPr="003615EB" w:rsidRDefault="003615EB" w:rsidP="000115FF">
      <w:pPr>
        <w:spacing w:line="276" w:lineRule="auto"/>
        <w:ind w:right="-630"/>
        <w:rPr>
          <w:rFonts w:ascii="Calibri" w:hAnsi="Calibri"/>
          <w:sz w:val="22"/>
          <w:szCs w:val="22"/>
        </w:rPr>
      </w:pPr>
    </w:p>
    <w:p w14:paraId="2308BF6B" w14:textId="77777777" w:rsidR="003615EB" w:rsidRPr="003615EB" w:rsidRDefault="003615EB" w:rsidP="000115FF">
      <w:pPr>
        <w:spacing w:line="276" w:lineRule="auto"/>
        <w:ind w:right="-630"/>
        <w:rPr>
          <w:rFonts w:ascii="Calibri" w:hAnsi="Calibri"/>
          <w:sz w:val="22"/>
          <w:szCs w:val="22"/>
        </w:rPr>
      </w:pPr>
    </w:p>
    <w:p w14:paraId="21A42EEF" w14:textId="77777777" w:rsidR="003615EB" w:rsidRPr="003615EB" w:rsidRDefault="003615EB" w:rsidP="000115FF">
      <w:pPr>
        <w:spacing w:line="276" w:lineRule="auto"/>
        <w:ind w:right="-630"/>
        <w:rPr>
          <w:rFonts w:ascii="Calibri" w:hAnsi="Calibri"/>
          <w:sz w:val="22"/>
          <w:szCs w:val="22"/>
        </w:rPr>
      </w:pPr>
    </w:p>
    <w:p w14:paraId="673B8A83" w14:textId="77777777" w:rsidR="003615EB" w:rsidRPr="003615EB" w:rsidRDefault="003615EB" w:rsidP="000115FF">
      <w:pPr>
        <w:spacing w:line="276" w:lineRule="auto"/>
        <w:ind w:right="-630"/>
        <w:rPr>
          <w:rFonts w:ascii="Calibri" w:hAnsi="Calibri"/>
          <w:sz w:val="22"/>
          <w:szCs w:val="22"/>
        </w:rPr>
      </w:pPr>
    </w:p>
    <w:p w14:paraId="65AE1D20" w14:textId="77777777" w:rsidR="003615EB" w:rsidRPr="003615EB" w:rsidRDefault="003615EB" w:rsidP="003615EB">
      <w:pPr>
        <w:spacing w:line="276" w:lineRule="auto"/>
        <w:ind w:right="-630"/>
        <w:jc w:val="center"/>
        <w:rPr>
          <w:rFonts w:ascii="Calibri" w:hAnsi="Calibri"/>
          <w:b/>
          <w:sz w:val="22"/>
          <w:szCs w:val="22"/>
        </w:rPr>
      </w:pPr>
      <w:r w:rsidRPr="003615EB">
        <w:rPr>
          <w:rFonts w:ascii="Calibri" w:hAnsi="Calibri"/>
          <w:b/>
          <w:sz w:val="22"/>
          <w:szCs w:val="22"/>
        </w:rPr>
        <w:t>-</w:t>
      </w:r>
      <w:proofErr w:type="gramStart"/>
      <w:r w:rsidRPr="003615EB">
        <w:rPr>
          <w:rFonts w:ascii="Calibri" w:hAnsi="Calibri"/>
          <w:b/>
          <w:sz w:val="22"/>
          <w:szCs w:val="22"/>
        </w:rPr>
        <w:t>more</w:t>
      </w:r>
      <w:proofErr w:type="gramEnd"/>
      <w:r w:rsidRPr="003615EB">
        <w:rPr>
          <w:rFonts w:ascii="Calibri" w:hAnsi="Calibri"/>
          <w:b/>
          <w:sz w:val="22"/>
          <w:szCs w:val="22"/>
        </w:rPr>
        <w:t>-</w:t>
      </w:r>
    </w:p>
    <w:p w14:paraId="723DB21B" w14:textId="424A4DAF" w:rsidR="003615EB" w:rsidRPr="003615EB" w:rsidRDefault="003615EB" w:rsidP="003615EB">
      <w:pPr>
        <w:pStyle w:val="NormalWeb"/>
        <w:spacing w:line="276" w:lineRule="auto"/>
        <w:ind w:right="-630"/>
        <w:rPr>
          <w:rFonts w:ascii="Calibri" w:hAnsi="Calibri"/>
          <w:i/>
          <w:sz w:val="22"/>
          <w:szCs w:val="22"/>
        </w:rPr>
      </w:pPr>
      <w:r w:rsidRPr="003615EB">
        <w:rPr>
          <w:rFonts w:ascii="Calibri" w:hAnsi="Calibri"/>
          <w:i/>
          <w:sz w:val="22"/>
          <w:szCs w:val="22"/>
        </w:rPr>
        <w:t>San Francisco Street Food Festival- Page 2</w:t>
      </w:r>
    </w:p>
    <w:p w14:paraId="20ACE437" w14:textId="00FA86BA" w:rsidR="00CB37C0" w:rsidRPr="003615EB" w:rsidRDefault="000C22CA" w:rsidP="003615EB">
      <w:pPr>
        <w:spacing w:line="276" w:lineRule="auto"/>
        <w:ind w:right="-630"/>
        <w:rPr>
          <w:rFonts w:ascii="Calibri" w:hAnsi="Calibri"/>
          <w:sz w:val="22"/>
          <w:szCs w:val="22"/>
        </w:rPr>
      </w:pPr>
      <w:r w:rsidRPr="003615EB">
        <w:rPr>
          <w:rFonts w:ascii="Calibri" w:hAnsi="Calibri"/>
          <w:sz w:val="22"/>
          <w:szCs w:val="22"/>
        </w:rPr>
        <w:t xml:space="preserve">Street food vendors like Lucero’s bacon-wrapped hot dogs share space with La Cocina vendors like </w:t>
      </w:r>
      <w:proofErr w:type="spellStart"/>
      <w:r w:rsidRPr="003615EB">
        <w:rPr>
          <w:rFonts w:ascii="Calibri" w:hAnsi="Calibri"/>
          <w:sz w:val="22"/>
          <w:szCs w:val="22"/>
        </w:rPr>
        <w:t>Chaac</w:t>
      </w:r>
      <w:proofErr w:type="spellEnd"/>
      <w:r w:rsidRPr="003615EB">
        <w:rPr>
          <w:rFonts w:ascii="Calibri" w:hAnsi="Calibri"/>
          <w:sz w:val="22"/>
          <w:szCs w:val="22"/>
        </w:rPr>
        <w:t xml:space="preserve"> </w:t>
      </w:r>
      <w:proofErr w:type="spellStart"/>
      <w:r w:rsidRPr="003615EB">
        <w:rPr>
          <w:rFonts w:ascii="Calibri" w:hAnsi="Calibri"/>
          <w:sz w:val="22"/>
          <w:szCs w:val="22"/>
        </w:rPr>
        <w:t>Mool</w:t>
      </w:r>
      <w:proofErr w:type="spellEnd"/>
      <w:r w:rsidRPr="003615EB">
        <w:rPr>
          <w:rFonts w:ascii="Calibri" w:hAnsi="Calibri"/>
          <w:sz w:val="22"/>
          <w:szCs w:val="22"/>
        </w:rPr>
        <w:t xml:space="preserve">, El </w:t>
      </w:r>
      <w:proofErr w:type="spellStart"/>
      <w:r w:rsidRPr="003615EB">
        <w:rPr>
          <w:rFonts w:ascii="Calibri" w:hAnsi="Calibri"/>
          <w:sz w:val="22"/>
          <w:szCs w:val="22"/>
        </w:rPr>
        <w:t>Buen</w:t>
      </w:r>
      <w:proofErr w:type="spellEnd"/>
      <w:r w:rsidRPr="003615EB">
        <w:rPr>
          <w:rFonts w:ascii="Calibri" w:hAnsi="Calibri"/>
          <w:sz w:val="22"/>
          <w:szCs w:val="22"/>
        </w:rPr>
        <w:t xml:space="preserve"> Comer and Alicia’s Tamale</w:t>
      </w:r>
      <w:r w:rsidR="007A057D">
        <w:rPr>
          <w:rFonts w:ascii="Calibri" w:hAnsi="Calibri"/>
          <w:sz w:val="22"/>
          <w:szCs w:val="22"/>
        </w:rPr>
        <w:t xml:space="preserve">s and James Beard award-nominated restaurants like </w:t>
      </w:r>
      <w:proofErr w:type="spellStart"/>
      <w:r w:rsidR="007A057D">
        <w:rPr>
          <w:rFonts w:ascii="Calibri" w:hAnsi="Calibri"/>
          <w:sz w:val="22"/>
          <w:szCs w:val="22"/>
        </w:rPr>
        <w:t>Flour+Water</w:t>
      </w:r>
      <w:proofErr w:type="spellEnd"/>
      <w:r w:rsidRPr="003615EB">
        <w:rPr>
          <w:rFonts w:ascii="Calibri" w:hAnsi="Calibri"/>
          <w:sz w:val="22"/>
          <w:szCs w:val="22"/>
        </w:rPr>
        <w:t xml:space="preserve">. This year, six </w:t>
      </w:r>
      <w:r w:rsidR="00BD2B9F" w:rsidRPr="003615EB">
        <w:rPr>
          <w:rFonts w:ascii="Calibri" w:hAnsi="Calibri"/>
          <w:sz w:val="22"/>
          <w:szCs w:val="22"/>
        </w:rPr>
        <w:t xml:space="preserve">mobile </w:t>
      </w:r>
      <w:r w:rsidRPr="003615EB">
        <w:rPr>
          <w:rFonts w:ascii="Calibri" w:hAnsi="Calibri"/>
          <w:sz w:val="22"/>
          <w:szCs w:val="22"/>
        </w:rPr>
        <w:t xml:space="preserve">vendors from across the country will represent Portland (Big-Ass Sandwiches), Seattle (Skillet Street Food), Los Angeles (La Cocina grads Global Soul), New York (Schnitzel and Things), Madison (Ingrid’s Lunch Box) and Austin’s (Along Came a Slider) support for the work of La Cocina, cooking their specialties and donating all profits to La Cocina. </w:t>
      </w:r>
      <w:r w:rsidR="000115FF" w:rsidRPr="003615EB">
        <w:rPr>
          <w:rFonts w:ascii="Calibri" w:hAnsi="Calibri"/>
          <w:sz w:val="22"/>
          <w:szCs w:val="22"/>
        </w:rPr>
        <w:t xml:space="preserve">Returning for their second year, Rye on the Road will pour beer from Amstel Light and spirits from San Francisco’s </w:t>
      </w:r>
      <w:proofErr w:type="spellStart"/>
      <w:r w:rsidR="000115FF" w:rsidRPr="003615EB">
        <w:rPr>
          <w:rFonts w:ascii="Calibri" w:hAnsi="Calibri"/>
          <w:sz w:val="22"/>
          <w:szCs w:val="22"/>
        </w:rPr>
        <w:t>Skyy</w:t>
      </w:r>
      <w:proofErr w:type="spellEnd"/>
      <w:r w:rsidR="000115FF" w:rsidRPr="003615EB">
        <w:rPr>
          <w:rFonts w:ascii="Calibri" w:hAnsi="Calibri"/>
          <w:sz w:val="22"/>
          <w:szCs w:val="22"/>
        </w:rPr>
        <w:t xml:space="preserve"> portfolio, not to mention beautiful </w:t>
      </w:r>
      <w:proofErr w:type="spellStart"/>
      <w:r w:rsidR="000115FF" w:rsidRPr="003615EB">
        <w:rPr>
          <w:rFonts w:ascii="Calibri" w:hAnsi="Calibri"/>
          <w:sz w:val="22"/>
          <w:szCs w:val="22"/>
        </w:rPr>
        <w:t>Jello</w:t>
      </w:r>
      <w:proofErr w:type="spellEnd"/>
      <w:r w:rsidR="000115FF" w:rsidRPr="003615EB">
        <w:rPr>
          <w:rFonts w:ascii="Calibri" w:hAnsi="Calibri"/>
          <w:sz w:val="22"/>
          <w:szCs w:val="22"/>
        </w:rPr>
        <w:t xml:space="preserve"> shots from La </w:t>
      </w:r>
      <w:proofErr w:type="spellStart"/>
      <w:r w:rsidR="000115FF" w:rsidRPr="003615EB">
        <w:rPr>
          <w:rFonts w:ascii="Calibri" w:hAnsi="Calibri"/>
          <w:sz w:val="22"/>
          <w:szCs w:val="22"/>
        </w:rPr>
        <w:t>Cocina’s</w:t>
      </w:r>
      <w:proofErr w:type="spellEnd"/>
      <w:r w:rsidR="000115FF" w:rsidRPr="003615EB">
        <w:rPr>
          <w:rFonts w:ascii="Calibri" w:hAnsi="Calibri"/>
          <w:sz w:val="22"/>
          <w:szCs w:val="22"/>
        </w:rPr>
        <w:t xml:space="preserve"> own Sweets Collection.</w:t>
      </w:r>
    </w:p>
    <w:p w14:paraId="1DBDD4C4" w14:textId="141EFEC3" w:rsidR="00BD2B9F" w:rsidRPr="003615EB" w:rsidRDefault="00BA18DD" w:rsidP="00BA18DD">
      <w:pPr>
        <w:pStyle w:val="NormalWeb"/>
        <w:spacing w:line="276" w:lineRule="auto"/>
        <w:ind w:right="-630"/>
        <w:rPr>
          <w:rFonts w:ascii="Calibri" w:hAnsi="Calibri"/>
          <w:sz w:val="22"/>
          <w:szCs w:val="22"/>
        </w:rPr>
      </w:pPr>
      <w:proofErr w:type="spellStart"/>
      <w:r w:rsidRPr="003615EB">
        <w:rPr>
          <w:rFonts w:ascii="Calibri" w:hAnsi="Calibri"/>
          <w:sz w:val="22"/>
          <w:szCs w:val="22"/>
        </w:rPr>
        <w:t>Zigas</w:t>
      </w:r>
      <w:proofErr w:type="spellEnd"/>
      <w:r w:rsidRPr="003615EB">
        <w:rPr>
          <w:rFonts w:ascii="Calibri" w:hAnsi="Calibri"/>
          <w:sz w:val="22"/>
          <w:szCs w:val="22"/>
        </w:rPr>
        <w:t xml:space="preserve"> </w:t>
      </w:r>
      <w:r w:rsidR="000C22CA" w:rsidRPr="003615EB">
        <w:rPr>
          <w:rFonts w:ascii="Calibri" w:hAnsi="Calibri"/>
          <w:sz w:val="22"/>
          <w:szCs w:val="22"/>
        </w:rPr>
        <w:t>continues,</w:t>
      </w:r>
      <w:r w:rsidRPr="003615EB">
        <w:rPr>
          <w:rFonts w:ascii="Calibri" w:hAnsi="Calibri"/>
          <w:sz w:val="22"/>
          <w:szCs w:val="22"/>
        </w:rPr>
        <w:t xml:space="preserve"> </w:t>
      </w:r>
      <w:r w:rsidR="00B2775C" w:rsidRPr="003615EB">
        <w:rPr>
          <w:rFonts w:ascii="Calibri" w:hAnsi="Calibri"/>
          <w:sz w:val="22"/>
          <w:szCs w:val="22"/>
        </w:rPr>
        <w:t>“</w:t>
      </w:r>
      <w:r w:rsidR="00B2775C" w:rsidRPr="003615EB">
        <w:rPr>
          <w:rStyle w:val="Strong"/>
          <w:rFonts w:ascii="Calibri" w:hAnsi="Calibri"/>
          <w:b w:val="0"/>
          <w:bCs w:val="0"/>
          <w:color w:val="000000"/>
          <w:sz w:val="22"/>
          <w:szCs w:val="22"/>
        </w:rPr>
        <w:t xml:space="preserve">This festival is a celebration of the taste, the heart and the commitment of our </w:t>
      </w:r>
      <w:proofErr w:type="gramStart"/>
      <w:r w:rsidR="00B2775C" w:rsidRPr="003615EB">
        <w:rPr>
          <w:rStyle w:val="Strong"/>
          <w:rFonts w:ascii="Calibri" w:hAnsi="Calibri"/>
          <w:b w:val="0"/>
          <w:bCs w:val="0"/>
          <w:color w:val="000000"/>
          <w:sz w:val="22"/>
          <w:szCs w:val="22"/>
        </w:rPr>
        <w:t>vendors ,</w:t>
      </w:r>
      <w:proofErr w:type="gramEnd"/>
      <w:r w:rsidR="00B2775C" w:rsidRPr="003615EB">
        <w:rPr>
          <w:rStyle w:val="Strong"/>
          <w:rFonts w:ascii="Calibri" w:hAnsi="Calibri"/>
          <w:b w:val="0"/>
          <w:bCs w:val="0"/>
          <w:color w:val="000000"/>
          <w:sz w:val="22"/>
          <w:szCs w:val="22"/>
        </w:rPr>
        <w:t xml:space="preserve"> the small business owners in San Francisco who have supported a community of eaters that believe in this kind of food and the food trucks, carts, trailers and informal entrepreneurs that continue to make this city the best food city in the world.”</w:t>
      </w:r>
      <w:r w:rsidR="00BD2B9F" w:rsidRPr="003615EB">
        <w:rPr>
          <w:rFonts w:ascii="Calibri" w:hAnsi="Calibri"/>
          <w:i/>
          <w:sz w:val="22"/>
          <w:szCs w:val="22"/>
        </w:rPr>
        <w:t xml:space="preserve"> </w:t>
      </w:r>
      <w:r w:rsidR="000C22CA" w:rsidRPr="003615EB">
        <w:rPr>
          <w:rFonts w:ascii="Calibri" w:hAnsi="Calibri"/>
          <w:sz w:val="22"/>
          <w:szCs w:val="22"/>
        </w:rPr>
        <w:t xml:space="preserve">Guests will not only get to taste the food but also see vendors like Charles </w:t>
      </w:r>
      <w:proofErr w:type="spellStart"/>
      <w:r w:rsidR="000C22CA" w:rsidRPr="003615EB">
        <w:rPr>
          <w:rFonts w:ascii="Calibri" w:hAnsi="Calibri"/>
          <w:sz w:val="22"/>
          <w:szCs w:val="22"/>
        </w:rPr>
        <w:t>Phan</w:t>
      </w:r>
      <w:proofErr w:type="spellEnd"/>
      <w:r w:rsidR="000C22CA" w:rsidRPr="003615EB">
        <w:rPr>
          <w:rFonts w:ascii="Calibri" w:hAnsi="Calibri"/>
          <w:sz w:val="22"/>
          <w:szCs w:val="22"/>
        </w:rPr>
        <w:t>, of the Slanted Door, try to keep up with Maria del Carmen Flores</w:t>
      </w:r>
      <w:r w:rsidR="00BD2B9F" w:rsidRPr="003615EB">
        <w:rPr>
          <w:rFonts w:ascii="Calibri" w:hAnsi="Calibri"/>
          <w:sz w:val="22"/>
          <w:szCs w:val="22"/>
        </w:rPr>
        <w:t xml:space="preserve">, of </w:t>
      </w:r>
      <w:proofErr w:type="spellStart"/>
      <w:r w:rsidR="00BD2B9F" w:rsidRPr="003615EB">
        <w:rPr>
          <w:rFonts w:ascii="Calibri" w:hAnsi="Calibri"/>
          <w:sz w:val="22"/>
          <w:szCs w:val="22"/>
        </w:rPr>
        <w:t>Estrellita’s</w:t>
      </w:r>
      <w:proofErr w:type="spellEnd"/>
      <w:r w:rsidR="00BD2B9F" w:rsidRPr="003615EB">
        <w:rPr>
          <w:rFonts w:ascii="Calibri" w:hAnsi="Calibri"/>
          <w:sz w:val="22"/>
          <w:szCs w:val="22"/>
        </w:rPr>
        <w:t xml:space="preserve"> Snacks</w:t>
      </w:r>
      <w:r w:rsidR="000C22CA" w:rsidRPr="003615EB">
        <w:rPr>
          <w:rFonts w:ascii="Calibri" w:hAnsi="Calibri"/>
          <w:sz w:val="22"/>
          <w:szCs w:val="22"/>
        </w:rPr>
        <w:t xml:space="preserve"> in feeding 50,000 people in 8 hours. See who’s still smiling at the end of the day!</w:t>
      </w:r>
    </w:p>
    <w:p w14:paraId="369318DD" w14:textId="5D87A5E5" w:rsidR="003615EB" w:rsidRPr="003615EB" w:rsidRDefault="00BD2B9F" w:rsidP="003615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w:hAnsi="Calibri"/>
          <w:sz w:val="22"/>
          <w:szCs w:val="22"/>
        </w:rPr>
      </w:pPr>
      <w:r w:rsidRPr="003615EB">
        <w:rPr>
          <w:rStyle w:val="Strong"/>
          <w:rFonts w:ascii="Calibri" w:hAnsi="Calibri"/>
          <w:b w:val="0"/>
          <w:bCs w:val="0"/>
          <w:color w:val="000000"/>
          <w:sz w:val="22"/>
          <w:szCs w:val="22"/>
        </w:rPr>
        <w:t>The Street Food Festival will serve as the highlight at the end of a summer full of culinary activities.</w:t>
      </w:r>
      <w:r w:rsidRPr="003615EB">
        <w:rPr>
          <w:rFonts w:ascii="Calibri" w:hAnsi="Calibri"/>
          <w:b/>
          <w:i/>
          <w:sz w:val="22"/>
          <w:szCs w:val="22"/>
        </w:rPr>
        <w:t xml:space="preserve"> In </w:t>
      </w:r>
      <w:r w:rsidRPr="003615EB">
        <w:rPr>
          <w:rFonts w:ascii="Calibri" w:hAnsi="Calibri"/>
          <w:i/>
          <w:sz w:val="22"/>
          <w:szCs w:val="22"/>
        </w:rPr>
        <w:t xml:space="preserve">June, </w:t>
      </w:r>
      <w:r w:rsidRPr="003615EB">
        <w:rPr>
          <w:rFonts w:ascii="Calibri" w:hAnsi="Calibri"/>
          <w:sz w:val="22"/>
          <w:szCs w:val="22"/>
        </w:rPr>
        <w:t>Wells Fargo will</w:t>
      </w:r>
      <w:r w:rsidRPr="003615EB">
        <w:rPr>
          <w:rFonts w:ascii="Calibri" w:hAnsi="Calibri"/>
          <w:b/>
          <w:sz w:val="22"/>
          <w:szCs w:val="22"/>
        </w:rPr>
        <w:t xml:space="preserve"> </w:t>
      </w:r>
      <w:r w:rsidRPr="003615EB">
        <w:rPr>
          <w:rFonts w:asciiTheme="majorHAnsi" w:eastAsiaTheme="minorEastAsia" w:hAnsiTheme="majorHAnsi" w:cs="Helvetica"/>
          <w:sz w:val="22"/>
          <w:szCs w:val="22"/>
        </w:rPr>
        <w:t xml:space="preserve">present </w:t>
      </w:r>
      <w:r w:rsidRPr="003615EB">
        <w:rPr>
          <w:rFonts w:asciiTheme="majorHAnsi" w:eastAsiaTheme="minorEastAsia" w:hAnsiTheme="majorHAnsi" w:cs="Helvetica"/>
          <w:i/>
          <w:sz w:val="22"/>
          <w:szCs w:val="22"/>
        </w:rPr>
        <w:t>The Small Business Vote Your Vendor Co</w:t>
      </w:r>
      <w:r w:rsidR="007A057D">
        <w:rPr>
          <w:rFonts w:asciiTheme="majorHAnsi" w:eastAsiaTheme="minorEastAsia" w:hAnsiTheme="majorHAnsi" w:cs="Helvetica"/>
          <w:i/>
          <w:sz w:val="22"/>
          <w:szCs w:val="22"/>
        </w:rPr>
        <w:t>ntest</w:t>
      </w:r>
      <w:r w:rsidRPr="003615EB">
        <w:rPr>
          <w:rFonts w:asciiTheme="majorHAnsi" w:eastAsiaTheme="minorEastAsia" w:hAnsiTheme="majorHAnsi" w:cs="Helvetica"/>
          <w:i/>
          <w:sz w:val="22"/>
          <w:szCs w:val="22"/>
        </w:rPr>
        <w:t xml:space="preserve">. </w:t>
      </w:r>
      <w:r w:rsidRPr="003615EB">
        <w:rPr>
          <w:rFonts w:asciiTheme="majorHAnsi" w:eastAsiaTheme="minorEastAsia" w:hAnsiTheme="majorHAnsi" w:cs="Helvetica"/>
          <w:sz w:val="22"/>
          <w:szCs w:val="22"/>
        </w:rPr>
        <w:t xml:space="preserve">The top-four San Francisco food vendors who are elected by the general public will receive a free space at the festival as well as technical assistance for their business from Wells </w:t>
      </w:r>
      <w:r w:rsidR="000115FF" w:rsidRPr="003615EB">
        <w:rPr>
          <w:rFonts w:asciiTheme="majorHAnsi" w:eastAsiaTheme="minorEastAsia" w:hAnsiTheme="majorHAnsi" w:cs="Helvetica"/>
          <w:sz w:val="22"/>
          <w:szCs w:val="22"/>
        </w:rPr>
        <w:t xml:space="preserve">Fargo </w:t>
      </w:r>
      <w:r w:rsidRPr="003615EB">
        <w:rPr>
          <w:rFonts w:asciiTheme="majorHAnsi" w:eastAsiaTheme="minorEastAsia" w:hAnsiTheme="majorHAnsi" w:cs="Helvetica"/>
          <w:sz w:val="22"/>
          <w:szCs w:val="22"/>
        </w:rPr>
        <w:t xml:space="preserve">and La Cocina. Vendors and home cooks can be nominated at </w:t>
      </w:r>
      <w:hyperlink r:id="rId9" w:history="1">
        <w:r w:rsidRPr="003615EB">
          <w:rPr>
            <w:rStyle w:val="Hyperlink"/>
            <w:rFonts w:asciiTheme="majorHAnsi" w:eastAsiaTheme="minorEastAsia" w:hAnsiTheme="majorHAnsi" w:cs="Helvetica"/>
            <w:sz w:val="22"/>
            <w:szCs w:val="22"/>
          </w:rPr>
          <w:t>www.sfstreetfoodfest.com</w:t>
        </w:r>
      </w:hyperlink>
      <w:r w:rsidRPr="003615EB">
        <w:rPr>
          <w:rFonts w:asciiTheme="majorHAnsi" w:eastAsiaTheme="minorEastAsia" w:hAnsiTheme="majorHAnsi" w:cs="Helvetica"/>
          <w:sz w:val="22"/>
          <w:szCs w:val="22"/>
        </w:rPr>
        <w:t xml:space="preserve"> starting now. Beginning in July, La Cocina will present the </w:t>
      </w:r>
      <w:r w:rsidRPr="003615EB">
        <w:rPr>
          <w:rFonts w:asciiTheme="majorHAnsi" w:eastAsiaTheme="minorEastAsia" w:hAnsiTheme="majorHAnsi" w:cs="Helvetica"/>
          <w:i/>
          <w:sz w:val="22"/>
          <w:szCs w:val="22"/>
        </w:rPr>
        <w:t xml:space="preserve">San Francisco Street Food Scavenger Hunt </w:t>
      </w:r>
      <w:r w:rsidRPr="003615EB">
        <w:rPr>
          <w:rFonts w:asciiTheme="majorHAnsi" w:eastAsiaTheme="minorEastAsia" w:hAnsiTheme="majorHAnsi" w:cs="Helvetica"/>
          <w:sz w:val="22"/>
          <w:szCs w:val="22"/>
        </w:rPr>
        <w:t xml:space="preserve">in conjunction with </w:t>
      </w:r>
      <w:r w:rsidR="000115FF" w:rsidRPr="003615EB">
        <w:rPr>
          <w:rFonts w:asciiTheme="majorHAnsi" w:eastAsiaTheme="minorEastAsia" w:hAnsiTheme="majorHAnsi" w:cs="Helvetica"/>
          <w:sz w:val="22"/>
          <w:szCs w:val="22"/>
        </w:rPr>
        <w:t>The Go Ga</w:t>
      </w:r>
      <w:bookmarkStart w:id="1" w:name="_GoBack"/>
      <w:bookmarkEnd w:id="1"/>
      <w:r w:rsidR="000115FF" w:rsidRPr="003615EB">
        <w:rPr>
          <w:rFonts w:asciiTheme="majorHAnsi" w:eastAsiaTheme="minorEastAsia" w:hAnsiTheme="majorHAnsi" w:cs="Helvetica"/>
          <w:sz w:val="22"/>
          <w:szCs w:val="22"/>
        </w:rPr>
        <w:t>me</w:t>
      </w:r>
      <w:r w:rsidRPr="003615EB">
        <w:rPr>
          <w:rFonts w:asciiTheme="majorHAnsi" w:eastAsiaTheme="minorEastAsia" w:hAnsiTheme="majorHAnsi" w:cs="Helvetica"/>
          <w:sz w:val="22"/>
          <w:szCs w:val="22"/>
        </w:rPr>
        <w:t xml:space="preserve">. This </w:t>
      </w:r>
      <w:proofErr w:type="gramStart"/>
      <w:r w:rsidRPr="003615EB">
        <w:rPr>
          <w:rFonts w:asciiTheme="majorHAnsi" w:eastAsiaTheme="minorEastAsia" w:hAnsiTheme="majorHAnsi" w:cs="Helvetica"/>
          <w:sz w:val="22"/>
          <w:szCs w:val="22"/>
        </w:rPr>
        <w:t>ten day</w:t>
      </w:r>
      <w:proofErr w:type="gramEnd"/>
      <w:r w:rsidRPr="003615EB">
        <w:rPr>
          <w:rFonts w:asciiTheme="majorHAnsi" w:eastAsiaTheme="minorEastAsia" w:hAnsiTheme="majorHAnsi" w:cs="Helvetica"/>
          <w:sz w:val="22"/>
          <w:szCs w:val="22"/>
        </w:rPr>
        <w:t xml:space="preserve"> race a</w:t>
      </w:r>
      <w:r w:rsidRPr="003615EB">
        <w:rPr>
          <w:rFonts w:ascii="Calibri" w:hAnsi="Calibri"/>
          <w:sz w:val="22"/>
          <w:szCs w:val="22"/>
        </w:rPr>
        <w:t xml:space="preserve">round the city will have food lovers looking for hidden-gems, chefs with secrets and street food where you least expect it. Teams will play for prizes, for fun and, of course, for pride. </w:t>
      </w:r>
    </w:p>
    <w:p w14:paraId="262C9FEC" w14:textId="45C902D3" w:rsidR="003615EB" w:rsidRPr="003615EB" w:rsidRDefault="003615EB" w:rsidP="003615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w:hAnsi="Calibri"/>
          <w:sz w:val="22"/>
          <w:szCs w:val="22"/>
        </w:rPr>
      </w:pPr>
    </w:p>
    <w:p w14:paraId="4B953EB5" w14:textId="442DA556" w:rsidR="000C22CA" w:rsidRPr="003615EB" w:rsidRDefault="000C22CA" w:rsidP="003615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w:hAnsi="Calibri"/>
          <w:sz w:val="22"/>
          <w:szCs w:val="22"/>
        </w:rPr>
      </w:pPr>
      <w:r w:rsidRPr="003615EB">
        <w:rPr>
          <w:rFonts w:ascii="Calibri" w:hAnsi="Calibri"/>
          <w:sz w:val="22"/>
          <w:szCs w:val="22"/>
        </w:rPr>
        <w:t xml:space="preserve">Returning for their second year, Rye on the Road will pour beer from Amstel Light and spirits from San Francisco’s </w:t>
      </w:r>
      <w:proofErr w:type="spellStart"/>
      <w:r w:rsidRPr="003615EB">
        <w:rPr>
          <w:rFonts w:ascii="Calibri" w:hAnsi="Calibri"/>
          <w:sz w:val="22"/>
          <w:szCs w:val="22"/>
        </w:rPr>
        <w:t>Skyy</w:t>
      </w:r>
      <w:proofErr w:type="spellEnd"/>
      <w:r w:rsidRPr="003615EB">
        <w:rPr>
          <w:rFonts w:ascii="Calibri" w:hAnsi="Calibri"/>
          <w:sz w:val="22"/>
          <w:szCs w:val="22"/>
        </w:rPr>
        <w:t xml:space="preserve"> portfolio, not to mention beautiful </w:t>
      </w:r>
      <w:proofErr w:type="spellStart"/>
      <w:r w:rsidRPr="003615EB">
        <w:rPr>
          <w:rFonts w:ascii="Calibri" w:hAnsi="Calibri"/>
          <w:sz w:val="22"/>
          <w:szCs w:val="22"/>
        </w:rPr>
        <w:t>jello</w:t>
      </w:r>
      <w:proofErr w:type="spellEnd"/>
      <w:r w:rsidRPr="003615EB">
        <w:rPr>
          <w:rFonts w:ascii="Calibri" w:hAnsi="Calibri"/>
          <w:sz w:val="22"/>
          <w:szCs w:val="22"/>
        </w:rPr>
        <w:t xml:space="preserve"> shots from La </w:t>
      </w:r>
      <w:proofErr w:type="spellStart"/>
      <w:r w:rsidRPr="003615EB">
        <w:rPr>
          <w:rFonts w:ascii="Calibri" w:hAnsi="Calibri"/>
          <w:sz w:val="22"/>
          <w:szCs w:val="22"/>
        </w:rPr>
        <w:t>Cocina’s</w:t>
      </w:r>
      <w:proofErr w:type="spellEnd"/>
      <w:r w:rsidRPr="003615EB">
        <w:rPr>
          <w:rFonts w:ascii="Calibri" w:hAnsi="Calibri"/>
          <w:sz w:val="22"/>
          <w:szCs w:val="22"/>
        </w:rPr>
        <w:t xml:space="preserve"> own Sweets Collection. </w:t>
      </w:r>
    </w:p>
    <w:p w14:paraId="1C81601E" w14:textId="77777777" w:rsidR="00A4533E" w:rsidRPr="003615EB" w:rsidRDefault="00A4533E" w:rsidP="002C119A">
      <w:pPr>
        <w:rPr>
          <w:rFonts w:ascii="Calibri" w:hAnsi="Calibri"/>
          <w:sz w:val="22"/>
          <w:szCs w:val="22"/>
        </w:rPr>
      </w:pPr>
    </w:p>
    <w:p w14:paraId="7787A744" w14:textId="66E46C2C" w:rsidR="00BA18DD" w:rsidRPr="003615EB" w:rsidRDefault="00A4533E" w:rsidP="002C119A">
      <w:pPr>
        <w:rPr>
          <w:sz w:val="22"/>
          <w:szCs w:val="22"/>
        </w:rPr>
      </w:pPr>
      <w:r w:rsidRPr="003615EB">
        <w:rPr>
          <w:rFonts w:ascii="Calibri" w:hAnsi="Calibri"/>
          <w:sz w:val="22"/>
          <w:szCs w:val="22"/>
        </w:rPr>
        <w:t>For the second year,</w:t>
      </w:r>
      <w:r w:rsidR="00BE535C" w:rsidRPr="003615EB">
        <w:rPr>
          <w:rFonts w:ascii="Calibri" w:hAnsi="Calibri"/>
          <w:sz w:val="22"/>
          <w:szCs w:val="22"/>
        </w:rPr>
        <w:t xml:space="preserve"> La Cocina will host the </w:t>
      </w:r>
      <w:r w:rsidRPr="003615EB">
        <w:rPr>
          <w:rFonts w:ascii="Calibri" w:hAnsi="Calibri"/>
          <w:sz w:val="22"/>
          <w:szCs w:val="22"/>
        </w:rPr>
        <w:t>National</w:t>
      </w:r>
      <w:r w:rsidR="00BA18DD" w:rsidRPr="003615EB">
        <w:rPr>
          <w:rFonts w:ascii="Calibri" w:hAnsi="Calibri"/>
          <w:sz w:val="22"/>
          <w:szCs w:val="22"/>
        </w:rPr>
        <w:t xml:space="preserve"> Str</w:t>
      </w:r>
      <w:r w:rsidR="00BE535C" w:rsidRPr="003615EB">
        <w:rPr>
          <w:rFonts w:ascii="Calibri" w:hAnsi="Calibri"/>
          <w:sz w:val="22"/>
          <w:szCs w:val="22"/>
        </w:rPr>
        <w:t>eet Food Conference on August 21-22</w:t>
      </w:r>
      <w:r w:rsidR="008C166A" w:rsidRPr="003615EB">
        <w:rPr>
          <w:rFonts w:ascii="Calibri" w:hAnsi="Calibri"/>
          <w:sz w:val="22"/>
          <w:szCs w:val="22"/>
        </w:rPr>
        <w:t xml:space="preserve"> at Fort Mason Center.</w:t>
      </w:r>
      <w:r w:rsidR="00206C77" w:rsidRPr="003615EB">
        <w:rPr>
          <w:rFonts w:ascii="Calibri" w:hAnsi="Calibri"/>
          <w:sz w:val="22"/>
          <w:szCs w:val="22"/>
        </w:rPr>
        <w:t xml:space="preserve"> </w:t>
      </w:r>
      <w:r w:rsidR="008E4E53" w:rsidRPr="003615EB">
        <w:rPr>
          <w:rFonts w:ascii="Calibri" w:hAnsi="Calibri"/>
          <w:sz w:val="22"/>
          <w:szCs w:val="22"/>
        </w:rPr>
        <w:t xml:space="preserve">The 2011 Conference will focus on </w:t>
      </w:r>
      <w:r w:rsidRPr="003615EB">
        <w:rPr>
          <w:rFonts w:ascii="Calibri" w:hAnsi="Calibri"/>
          <w:sz w:val="22"/>
          <w:szCs w:val="22"/>
        </w:rPr>
        <w:t>the culture, economics and policy of street food with an extended look at</w:t>
      </w:r>
      <w:r w:rsidR="008E4E53" w:rsidRPr="003615EB">
        <w:rPr>
          <w:rFonts w:ascii="Calibri" w:hAnsi="Calibri"/>
          <w:sz w:val="22"/>
          <w:szCs w:val="22"/>
        </w:rPr>
        <w:t xml:space="preserve"> small business incubation</w:t>
      </w:r>
      <w:r w:rsidRPr="003615EB">
        <w:rPr>
          <w:rFonts w:ascii="Calibri" w:hAnsi="Calibri"/>
          <w:sz w:val="22"/>
          <w:szCs w:val="22"/>
        </w:rPr>
        <w:t xml:space="preserve"> nationally</w:t>
      </w:r>
      <w:r w:rsidR="008E4E53" w:rsidRPr="003615EB">
        <w:rPr>
          <w:rFonts w:ascii="Calibri" w:hAnsi="Calibri"/>
          <w:sz w:val="22"/>
          <w:szCs w:val="22"/>
        </w:rPr>
        <w:t>. It is intended to be an open forum for ideas, an exchange between vendors, consumers, regulators and dreamers, and, hopefully, a place where changes can be set in motion to create more viable options for low-income vendors. </w:t>
      </w:r>
      <w:r w:rsidR="00BA18DD" w:rsidRPr="003615EB">
        <w:rPr>
          <w:rFonts w:ascii="Calibri" w:hAnsi="Calibri"/>
          <w:sz w:val="22"/>
          <w:szCs w:val="22"/>
        </w:rPr>
        <w:t>Tickets can be purchased at</w:t>
      </w:r>
      <w:r w:rsidR="00BA18DD" w:rsidRPr="003615EB">
        <w:rPr>
          <w:sz w:val="22"/>
          <w:szCs w:val="22"/>
        </w:rPr>
        <w:t xml:space="preserve"> </w:t>
      </w:r>
      <w:hyperlink r:id="rId10" w:history="1">
        <w:r w:rsidR="00BA18DD" w:rsidRPr="003615EB">
          <w:rPr>
            <w:rStyle w:val="Hyperlink"/>
            <w:rFonts w:ascii="Calibri" w:hAnsi="Calibri"/>
            <w:sz w:val="22"/>
            <w:szCs w:val="22"/>
          </w:rPr>
          <w:t>www.sfstreetfoodfest.com</w:t>
        </w:r>
      </w:hyperlink>
      <w:r w:rsidR="00BA18DD" w:rsidRPr="003615EB">
        <w:rPr>
          <w:sz w:val="22"/>
          <w:szCs w:val="22"/>
        </w:rPr>
        <w:t>.</w:t>
      </w:r>
    </w:p>
    <w:p w14:paraId="770D095F" w14:textId="77777777" w:rsidR="000115FF" w:rsidRPr="003615EB" w:rsidRDefault="000115FF" w:rsidP="000115FF">
      <w:pPr>
        <w:pStyle w:val="NormalWeb"/>
        <w:spacing w:before="0" w:beforeAutospacing="0" w:after="0" w:afterAutospacing="0"/>
        <w:jc w:val="both"/>
        <w:rPr>
          <w:rFonts w:ascii="Calibri" w:hAnsi="Calibri"/>
          <w:sz w:val="22"/>
          <w:szCs w:val="22"/>
        </w:rPr>
      </w:pPr>
    </w:p>
    <w:p w14:paraId="5249DF6C" w14:textId="20CFCB95" w:rsidR="000115FF" w:rsidRPr="003615EB" w:rsidRDefault="000115FF" w:rsidP="000115FF">
      <w:pPr>
        <w:pStyle w:val="NormalWeb"/>
        <w:spacing w:before="0" w:beforeAutospacing="0" w:after="0" w:afterAutospacing="0"/>
        <w:jc w:val="both"/>
        <w:rPr>
          <w:rFonts w:ascii="Calibri" w:hAnsi="Calibri"/>
          <w:sz w:val="22"/>
          <w:szCs w:val="22"/>
        </w:rPr>
      </w:pPr>
      <w:r w:rsidRPr="003615EB">
        <w:rPr>
          <w:rFonts w:ascii="Calibri" w:hAnsi="Calibri"/>
          <w:sz w:val="22"/>
          <w:szCs w:val="22"/>
        </w:rPr>
        <w:t xml:space="preserve">Passports for La </w:t>
      </w:r>
      <w:proofErr w:type="spellStart"/>
      <w:r w:rsidRPr="003615EB">
        <w:rPr>
          <w:rFonts w:ascii="Calibri" w:hAnsi="Calibri"/>
          <w:sz w:val="22"/>
          <w:szCs w:val="22"/>
        </w:rPr>
        <w:t>Cocina’s</w:t>
      </w:r>
      <w:proofErr w:type="spellEnd"/>
      <w:r w:rsidRPr="003615EB">
        <w:rPr>
          <w:rFonts w:ascii="Calibri" w:hAnsi="Calibri"/>
          <w:sz w:val="22"/>
          <w:szCs w:val="22"/>
        </w:rPr>
        <w:t xml:space="preserve"> San Francisco Food Festival range from $50-$250 and can be purchased in advance, saving money and time the day of the event. Each passport comes with a souvenir Street Food journal and secret treats for passport holders. All vendors accept cash, but passports get you savings! For passports, Vote Your Vendor and Scavenger Hunt activities and more information on the San Francisco Street Food Festival, visit </w:t>
      </w:r>
      <w:hyperlink r:id="rId11" w:history="1">
        <w:r w:rsidRPr="003615EB">
          <w:rPr>
            <w:rStyle w:val="Hyperlink"/>
            <w:rFonts w:ascii="Calibri" w:hAnsi="Calibri"/>
            <w:sz w:val="22"/>
            <w:szCs w:val="22"/>
          </w:rPr>
          <w:t>www.sfstreetfoodfest.com</w:t>
        </w:r>
      </w:hyperlink>
      <w:r w:rsidRPr="003615EB">
        <w:rPr>
          <w:rFonts w:ascii="Calibri" w:hAnsi="Calibri"/>
          <w:sz w:val="22"/>
          <w:szCs w:val="22"/>
        </w:rPr>
        <w:t>.</w:t>
      </w:r>
    </w:p>
    <w:p w14:paraId="7983E7E3" w14:textId="77777777" w:rsidR="00BD6779" w:rsidRPr="003615EB" w:rsidRDefault="00BA18DD" w:rsidP="00D756DD">
      <w:pPr>
        <w:ind w:right="-630" w:firstLine="720"/>
        <w:rPr>
          <w:rFonts w:ascii="Calibri" w:hAnsi="Calibri"/>
          <w:sz w:val="22"/>
          <w:szCs w:val="22"/>
        </w:rPr>
      </w:pPr>
      <w:r w:rsidRPr="003615EB">
        <w:rPr>
          <w:rFonts w:ascii="Calibri" w:hAnsi="Calibri"/>
          <w:sz w:val="22"/>
          <w:szCs w:val="22"/>
        </w:rPr>
        <w:t xml:space="preserve">     </w:t>
      </w:r>
      <w:r w:rsidRPr="003615EB">
        <w:rPr>
          <w:rFonts w:ascii="Calibri" w:hAnsi="Calibri"/>
          <w:sz w:val="22"/>
          <w:szCs w:val="22"/>
        </w:rPr>
        <w:tab/>
      </w:r>
      <w:r w:rsidRPr="003615EB">
        <w:rPr>
          <w:rFonts w:ascii="Calibri" w:hAnsi="Calibri"/>
          <w:sz w:val="22"/>
          <w:szCs w:val="22"/>
        </w:rPr>
        <w:tab/>
      </w:r>
      <w:r w:rsidRPr="003615EB">
        <w:rPr>
          <w:rFonts w:ascii="Calibri" w:hAnsi="Calibri"/>
          <w:sz w:val="22"/>
          <w:szCs w:val="22"/>
        </w:rPr>
        <w:tab/>
      </w:r>
      <w:r w:rsidRPr="003615EB">
        <w:rPr>
          <w:rFonts w:ascii="Calibri" w:hAnsi="Calibri"/>
          <w:sz w:val="22"/>
          <w:szCs w:val="22"/>
        </w:rPr>
        <w:tab/>
      </w:r>
      <w:r w:rsidRPr="003615EB">
        <w:rPr>
          <w:rFonts w:ascii="Calibri" w:hAnsi="Calibri"/>
          <w:sz w:val="22"/>
          <w:szCs w:val="22"/>
        </w:rPr>
        <w:tab/>
        <w:t xml:space="preserve">   # # #</w:t>
      </w:r>
    </w:p>
    <w:p w14:paraId="6645C8CD" w14:textId="77777777" w:rsidR="003615EB" w:rsidRDefault="00BA18DD" w:rsidP="00BD6779">
      <w:pPr>
        <w:ind w:right="-630"/>
        <w:rPr>
          <w:rFonts w:ascii="Calibri" w:hAnsi="Calibri"/>
          <w:sz w:val="22"/>
          <w:szCs w:val="22"/>
        </w:rPr>
      </w:pPr>
      <w:r w:rsidRPr="003615EB">
        <w:rPr>
          <w:rFonts w:ascii="Calibri" w:hAnsi="Calibri"/>
          <w:b/>
          <w:sz w:val="22"/>
          <w:szCs w:val="22"/>
        </w:rPr>
        <w:t>About La Cocina</w:t>
      </w:r>
      <w:r w:rsidRPr="003615EB">
        <w:rPr>
          <w:rFonts w:ascii="Calibri" w:hAnsi="Calibri"/>
          <w:b/>
          <w:sz w:val="22"/>
          <w:szCs w:val="22"/>
        </w:rPr>
        <w:br/>
      </w:r>
      <w:r w:rsidRPr="003615EB">
        <w:rPr>
          <w:rFonts w:ascii="Calibri" w:hAnsi="Calibri"/>
          <w:sz w:val="22"/>
          <w:szCs w:val="22"/>
        </w:rPr>
        <w:t>La Cocina is a non-profit food business incubator that provides affordable commercial kitchen space and technical assistance to low-income and immigrant entrepreneurs who are starting, launch</w:t>
      </w:r>
      <w:r w:rsidR="003615EB">
        <w:rPr>
          <w:rFonts w:ascii="Calibri" w:hAnsi="Calibri"/>
          <w:sz w:val="22"/>
          <w:szCs w:val="22"/>
        </w:rPr>
        <w:t xml:space="preserve">ing or growing food businesses. </w:t>
      </w:r>
      <w:r w:rsidRPr="003615EB">
        <w:rPr>
          <w:rFonts w:ascii="Calibri" w:hAnsi="Calibri"/>
          <w:sz w:val="22"/>
          <w:szCs w:val="22"/>
        </w:rPr>
        <w:t xml:space="preserve">La Cocina creates avenues for economic self-sufficiency through food businesses and places a priority on women-owned and immigrant-owned businesses. </w:t>
      </w:r>
    </w:p>
    <w:p w14:paraId="5463F92F" w14:textId="1E355750" w:rsidR="00A81878" w:rsidRPr="003615EB" w:rsidRDefault="00BA18DD" w:rsidP="00BD6779">
      <w:pPr>
        <w:ind w:right="-630"/>
        <w:rPr>
          <w:rFonts w:ascii="Calibri" w:hAnsi="Calibri"/>
          <w:b/>
          <w:sz w:val="22"/>
          <w:szCs w:val="22"/>
        </w:rPr>
      </w:pPr>
      <w:r w:rsidRPr="003615EB">
        <w:rPr>
          <w:rFonts w:ascii="Calibri" w:hAnsi="Calibri"/>
          <w:sz w:val="22"/>
          <w:szCs w:val="22"/>
        </w:rPr>
        <w:t xml:space="preserve">For more information, visit </w:t>
      </w:r>
      <w:hyperlink r:id="rId12" w:history="1">
        <w:r w:rsidRPr="003615EB">
          <w:rPr>
            <w:rStyle w:val="Hyperlink"/>
            <w:rFonts w:ascii="Calibri" w:hAnsi="Calibri"/>
            <w:sz w:val="22"/>
            <w:szCs w:val="22"/>
          </w:rPr>
          <w:t>www.lacocinasf.org</w:t>
        </w:r>
      </w:hyperlink>
      <w:r w:rsidRPr="003615EB">
        <w:rPr>
          <w:rFonts w:ascii="Calibri" w:hAnsi="Calibri"/>
          <w:sz w:val="22"/>
          <w:szCs w:val="22"/>
        </w:rPr>
        <w:t>.</w:t>
      </w:r>
    </w:p>
    <w:sectPr w:rsidR="00A81878" w:rsidRPr="003615EB" w:rsidSect="00BA18DD">
      <w:pgSz w:w="12240" w:h="15840"/>
      <w:pgMar w:top="0" w:right="1800" w:bottom="180" w:left="1350" w:header="27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4D"/>
    <w:family w:val="swiss"/>
    <w:notTrueType/>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B8678B"/>
    <w:multiLevelType w:val="hybridMultilevel"/>
    <w:tmpl w:val="233E5E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574A0A04"/>
    <w:multiLevelType w:val="hybridMultilevel"/>
    <w:tmpl w:val="BE681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4373159"/>
    <w:multiLevelType w:val="hybridMultilevel"/>
    <w:tmpl w:val="BBEE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18DD"/>
    <w:rsid w:val="000115FF"/>
    <w:rsid w:val="000B0782"/>
    <w:rsid w:val="000C22CA"/>
    <w:rsid w:val="00122B64"/>
    <w:rsid w:val="00206C77"/>
    <w:rsid w:val="002C119A"/>
    <w:rsid w:val="003615EB"/>
    <w:rsid w:val="00396601"/>
    <w:rsid w:val="00710B33"/>
    <w:rsid w:val="00753062"/>
    <w:rsid w:val="007A057D"/>
    <w:rsid w:val="007F54A4"/>
    <w:rsid w:val="008567D6"/>
    <w:rsid w:val="008C166A"/>
    <w:rsid w:val="008E4E53"/>
    <w:rsid w:val="008F7958"/>
    <w:rsid w:val="00985240"/>
    <w:rsid w:val="00A4533E"/>
    <w:rsid w:val="00A81878"/>
    <w:rsid w:val="00B2775C"/>
    <w:rsid w:val="00BA18DD"/>
    <w:rsid w:val="00BC3180"/>
    <w:rsid w:val="00BD2B9F"/>
    <w:rsid w:val="00BD6779"/>
    <w:rsid w:val="00BE2C1F"/>
    <w:rsid w:val="00BE535C"/>
    <w:rsid w:val="00CB37C0"/>
    <w:rsid w:val="00D756DD"/>
    <w:rsid w:val="00DB3DE0"/>
    <w:rsid w:val="00DD00AD"/>
    <w:rsid w:val="00F97F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B194A2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18D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BA18DD"/>
    <w:rPr>
      <w:color w:val="0000FF"/>
      <w:u w:val="single"/>
    </w:rPr>
  </w:style>
  <w:style w:type="paragraph" w:styleId="NormalWeb">
    <w:name w:val="Normal (Web)"/>
    <w:basedOn w:val="Normal"/>
    <w:uiPriority w:val="99"/>
    <w:unhideWhenUsed/>
    <w:rsid w:val="00BA18DD"/>
    <w:pPr>
      <w:spacing w:before="100" w:beforeAutospacing="1" w:after="100" w:afterAutospacing="1"/>
    </w:pPr>
  </w:style>
  <w:style w:type="paragraph" w:styleId="BalloonText">
    <w:name w:val="Balloon Text"/>
    <w:basedOn w:val="Normal"/>
    <w:link w:val="BalloonTextChar"/>
    <w:uiPriority w:val="99"/>
    <w:semiHidden/>
    <w:unhideWhenUsed/>
    <w:rsid w:val="00BA18D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A18DD"/>
    <w:rPr>
      <w:rFonts w:ascii="Lucida Grande" w:eastAsia="Times New Roman" w:hAnsi="Lucida Grande" w:cs="Lucida Grande"/>
      <w:sz w:val="18"/>
      <w:szCs w:val="18"/>
    </w:rPr>
  </w:style>
  <w:style w:type="character" w:styleId="Strong">
    <w:name w:val="Strong"/>
    <w:basedOn w:val="DefaultParagraphFont"/>
    <w:uiPriority w:val="22"/>
    <w:qFormat/>
    <w:rsid w:val="008567D6"/>
    <w:rPr>
      <w:b/>
      <w:bCs/>
    </w:rPr>
  </w:style>
  <w:style w:type="paragraph" w:styleId="ListParagraph">
    <w:name w:val="List Paragraph"/>
    <w:basedOn w:val="Normal"/>
    <w:uiPriority w:val="34"/>
    <w:qFormat/>
    <w:rsid w:val="00BE535C"/>
    <w:pPr>
      <w:ind w:left="720"/>
      <w:contextualSpacing/>
    </w:pPr>
  </w:style>
  <w:style w:type="character" w:styleId="FollowedHyperlink">
    <w:name w:val="FollowedHyperlink"/>
    <w:basedOn w:val="DefaultParagraphFont"/>
    <w:uiPriority w:val="99"/>
    <w:semiHidden/>
    <w:unhideWhenUsed/>
    <w:rsid w:val="00206C77"/>
    <w:rPr>
      <w:color w:val="800080" w:themeColor="followedHyperlink"/>
      <w:u w:val="single"/>
    </w:rPr>
  </w:style>
  <w:style w:type="character" w:styleId="CommentReference">
    <w:name w:val="annotation reference"/>
    <w:basedOn w:val="DefaultParagraphFont"/>
    <w:uiPriority w:val="99"/>
    <w:semiHidden/>
    <w:unhideWhenUsed/>
    <w:rsid w:val="00F97FC0"/>
    <w:rPr>
      <w:sz w:val="18"/>
      <w:szCs w:val="18"/>
    </w:rPr>
  </w:style>
  <w:style w:type="paragraph" w:styleId="CommentText">
    <w:name w:val="annotation text"/>
    <w:basedOn w:val="Normal"/>
    <w:link w:val="CommentTextChar"/>
    <w:uiPriority w:val="99"/>
    <w:semiHidden/>
    <w:unhideWhenUsed/>
    <w:rsid w:val="00F97FC0"/>
  </w:style>
  <w:style w:type="character" w:customStyle="1" w:styleId="CommentTextChar">
    <w:name w:val="Comment Text Char"/>
    <w:basedOn w:val="DefaultParagraphFont"/>
    <w:link w:val="CommentText"/>
    <w:uiPriority w:val="99"/>
    <w:semiHidden/>
    <w:rsid w:val="00F97FC0"/>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F97FC0"/>
    <w:rPr>
      <w:b/>
      <w:bCs/>
      <w:sz w:val="20"/>
      <w:szCs w:val="20"/>
    </w:rPr>
  </w:style>
  <w:style w:type="character" w:customStyle="1" w:styleId="CommentSubjectChar">
    <w:name w:val="Comment Subject Char"/>
    <w:basedOn w:val="CommentTextChar"/>
    <w:link w:val="CommentSubject"/>
    <w:uiPriority w:val="99"/>
    <w:semiHidden/>
    <w:rsid w:val="00F97FC0"/>
    <w:rPr>
      <w:rFonts w:ascii="Times New Roman" w:eastAsia="Times New Roman" w:hAnsi="Times New Roman" w:cs="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18D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BA18DD"/>
    <w:rPr>
      <w:color w:val="0000FF"/>
      <w:u w:val="single"/>
    </w:rPr>
  </w:style>
  <w:style w:type="paragraph" w:styleId="NormalWeb">
    <w:name w:val="Normal (Web)"/>
    <w:basedOn w:val="Normal"/>
    <w:uiPriority w:val="99"/>
    <w:unhideWhenUsed/>
    <w:rsid w:val="00BA18DD"/>
    <w:pPr>
      <w:spacing w:before="100" w:beforeAutospacing="1" w:after="100" w:afterAutospacing="1"/>
    </w:pPr>
  </w:style>
  <w:style w:type="paragraph" w:styleId="BalloonText">
    <w:name w:val="Balloon Text"/>
    <w:basedOn w:val="Normal"/>
    <w:link w:val="BalloonTextChar"/>
    <w:uiPriority w:val="99"/>
    <w:semiHidden/>
    <w:unhideWhenUsed/>
    <w:rsid w:val="00BA18D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A18DD"/>
    <w:rPr>
      <w:rFonts w:ascii="Lucida Grande" w:eastAsia="Times New Roman" w:hAnsi="Lucida Grande" w:cs="Lucida Grande"/>
      <w:sz w:val="18"/>
      <w:szCs w:val="18"/>
    </w:rPr>
  </w:style>
  <w:style w:type="character" w:styleId="Strong">
    <w:name w:val="Strong"/>
    <w:basedOn w:val="DefaultParagraphFont"/>
    <w:uiPriority w:val="22"/>
    <w:qFormat/>
    <w:rsid w:val="008567D6"/>
    <w:rPr>
      <w:b/>
      <w:bCs/>
    </w:rPr>
  </w:style>
  <w:style w:type="paragraph" w:styleId="ListParagraph">
    <w:name w:val="List Paragraph"/>
    <w:basedOn w:val="Normal"/>
    <w:uiPriority w:val="34"/>
    <w:qFormat/>
    <w:rsid w:val="00BE535C"/>
    <w:pPr>
      <w:ind w:left="720"/>
      <w:contextualSpacing/>
    </w:pPr>
  </w:style>
  <w:style w:type="character" w:styleId="FollowedHyperlink">
    <w:name w:val="FollowedHyperlink"/>
    <w:basedOn w:val="DefaultParagraphFont"/>
    <w:uiPriority w:val="99"/>
    <w:semiHidden/>
    <w:unhideWhenUsed/>
    <w:rsid w:val="00206C77"/>
    <w:rPr>
      <w:color w:val="800080" w:themeColor="followedHyperlink"/>
      <w:u w:val="single"/>
    </w:rPr>
  </w:style>
  <w:style w:type="character" w:styleId="CommentReference">
    <w:name w:val="annotation reference"/>
    <w:basedOn w:val="DefaultParagraphFont"/>
    <w:uiPriority w:val="99"/>
    <w:semiHidden/>
    <w:unhideWhenUsed/>
    <w:rsid w:val="00F97FC0"/>
    <w:rPr>
      <w:sz w:val="18"/>
      <w:szCs w:val="18"/>
    </w:rPr>
  </w:style>
  <w:style w:type="paragraph" w:styleId="CommentText">
    <w:name w:val="annotation text"/>
    <w:basedOn w:val="Normal"/>
    <w:link w:val="CommentTextChar"/>
    <w:uiPriority w:val="99"/>
    <w:semiHidden/>
    <w:unhideWhenUsed/>
    <w:rsid w:val="00F97FC0"/>
  </w:style>
  <w:style w:type="character" w:customStyle="1" w:styleId="CommentTextChar">
    <w:name w:val="Comment Text Char"/>
    <w:basedOn w:val="DefaultParagraphFont"/>
    <w:link w:val="CommentText"/>
    <w:uiPriority w:val="99"/>
    <w:semiHidden/>
    <w:rsid w:val="00F97FC0"/>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F97FC0"/>
    <w:rPr>
      <w:b/>
      <w:bCs/>
      <w:sz w:val="20"/>
      <w:szCs w:val="20"/>
    </w:rPr>
  </w:style>
  <w:style w:type="character" w:customStyle="1" w:styleId="CommentSubjectChar">
    <w:name w:val="Comment Subject Char"/>
    <w:basedOn w:val="CommentTextChar"/>
    <w:link w:val="CommentSubject"/>
    <w:uiPriority w:val="99"/>
    <w:semiHidden/>
    <w:rsid w:val="00F97FC0"/>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955505">
      <w:bodyDiv w:val="1"/>
      <w:marLeft w:val="0"/>
      <w:marRight w:val="0"/>
      <w:marTop w:val="0"/>
      <w:marBottom w:val="0"/>
      <w:divBdr>
        <w:top w:val="none" w:sz="0" w:space="0" w:color="auto"/>
        <w:left w:val="none" w:sz="0" w:space="0" w:color="auto"/>
        <w:bottom w:val="none" w:sz="0" w:space="0" w:color="auto"/>
        <w:right w:val="none" w:sz="0" w:space="0" w:color="auto"/>
      </w:divBdr>
    </w:div>
    <w:div w:id="757869601">
      <w:bodyDiv w:val="1"/>
      <w:marLeft w:val="0"/>
      <w:marRight w:val="0"/>
      <w:marTop w:val="0"/>
      <w:marBottom w:val="0"/>
      <w:divBdr>
        <w:top w:val="none" w:sz="0" w:space="0" w:color="auto"/>
        <w:left w:val="none" w:sz="0" w:space="0" w:color="auto"/>
        <w:bottom w:val="none" w:sz="0" w:space="0" w:color="auto"/>
        <w:right w:val="none" w:sz="0" w:space="0" w:color="auto"/>
      </w:divBdr>
    </w:div>
    <w:div w:id="874007993">
      <w:bodyDiv w:val="1"/>
      <w:marLeft w:val="0"/>
      <w:marRight w:val="0"/>
      <w:marTop w:val="0"/>
      <w:marBottom w:val="0"/>
      <w:divBdr>
        <w:top w:val="none" w:sz="0" w:space="0" w:color="auto"/>
        <w:left w:val="none" w:sz="0" w:space="0" w:color="auto"/>
        <w:bottom w:val="none" w:sz="0" w:space="0" w:color="auto"/>
        <w:right w:val="none" w:sz="0" w:space="0" w:color="auto"/>
      </w:divBdr>
    </w:div>
    <w:div w:id="16907640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sfstreetfoodfest.com" TargetMode="External"/><Relationship Id="rId12" Type="http://schemas.openxmlformats.org/officeDocument/2006/relationships/hyperlink" Target="http://www.lacocinasf.org"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hyperlink" Target="mailto:mmagat@talktocurrent.com" TargetMode="External"/><Relationship Id="rId8" Type="http://schemas.openxmlformats.org/officeDocument/2006/relationships/hyperlink" Target="mailto:caleb@lacocina.org" TargetMode="External"/><Relationship Id="rId9" Type="http://schemas.openxmlformats.org/officeDocument/2006/relationships/hyperlink" Target="http://www.sfstreetfoodfest.com" TargetMode="External"/><Relationship Id="rId10" Type="http://schemas.openxmlformats.org/officeDocument/2006/relationships/hyperlink" Target="http://www.sfstreetfoodfes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1073</Words>
  <Characters>6121</Characters>
  <Application>Microsoft Macintosh Word</Application>
  <DocSecurity>0</DocSecurity>
  <Lines>51</Lines>
  <Paragraphs>14</Paragraphs>
  <ScaleCrop>false</ScaleCrop>
  <Company>La Cocina</Company>
  <LinksUpToDate>false</LinksUpToDate>
  <CharactersWithSpaces>7180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Margarita Rojas</dc:creator>
  <cp:keywords/>
  <dc:description/>
  <cp:lastModifiedBy>Margarita Rojas</cp:lastModifiedBy>
  <cp:revision>4</cp:revision>
  <dcterms:created xsi:type="dcterms:W3CDTF">2011-06-14T00:58:00Z</dcterms:created>
  <dcterms:modified xsi:type="dcterms:W3CDTF">2011-06-16T23:23:00Z</dcterms:modified>
</cp:coreProperties>
</file>